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8B1A87" w14:textId="083B4519" w:rsidR="00FC37AE" w:rsidRDefault="00323202" w:rsidP="007313A8">
      <w:pPr>
        <w:pStyle w:val="Ttulo3"/>
        <w:ind w:left="720" w:hanging="720"/>
        <w:jc w:val="right"/>
        <w:rPr>
          <w:rFonts w:ascii="Times New Roman" w:hAnsi="Times New Roman" w:cs="Times New Roman"/>
        </w:rPr>
      </w:pPr>
      <w:r>
        <w:rPr>
          <w:rFonts w:ascii="Times New Roman" w:hAnsi="Times New Roman" w:cs="Times New Roman"/>
        </w:rPr>
        <w:t>Mayo</w:t>
      </w:r>
      <w:r w:rsidR="00FC37AE" w:rsidRPr="002875CE">
        <w:rPr>
          <w:rFonts w:ascii="Times New Roman" w:hAnsi="Times New Roman" w:cs="Times New Roman"/>
        </w:rPr>
        <w:t xml:space="preserve"> 202</w:t>
      </w:r>
      <w:r>
        <w:rPr>
          <w:rFonts w:ascii="Times New Roman" w:hAnsi="Times New Roman" w:cs="Times New Roman"/>
        </w:rPr>
        <w:t>5</w:t>
      </w:r>
    </w:p>
    <w:p w14:paraId="55B377D2" w14:textId="2CDEA357" w:rsidR="00B70F1E" w:rsidRPr="00F47111" w:rsidRDefault="00B70F1E" w:rsidP="00B70F1E">
      <w:pPr>
        <w:jc w:val="both"/>
        <w:rPr>
          <w:rFonts w:ascii="Times New Roman" w:hAnsi="Times New Roman" w:cs="Times New Roman"/>
          <w:sz w:val="20"/>
          <w:szCs w:val="20"/>
        </w:rPr>
      </w:pPr>
      <w:r>
        <w:rPr>
          <w:rFonts w:ascii="Times New Roman" w:hAnsi="Times New Roman" w:cs="Times New Roman"/>
          <w:sz w:val="20"/>
          <w:szCs w:val="20"/>
        </w:rPr>
        <w:t>Leonel Cravioto García</w:t>
      </w:r>
    </w:p>
    <w:p w14:paraId="6108A5ED" w14:textId="117A141A" w:rsidR="00B70F1E" w:rsidRPr="00F47111" w:rsidRDefault="00B70F1E" w:rsidP="00B70F1E">
      <w:pPr>
        <w:jc w:val="both"/>
        <w:rPr>
          <w:rFonts w:ascii="Times New Roman" w:hAnsi="Times New Roman" w:cs="Times New Roman"/>
          <w:sz w:val="20"/>
          <w:szCs w:val="20"/>
        </w:rPr>
      </w:pPr>
      <w:r>
        <w:rPr>
          <w:rFonts w:ascii="Times New Roman" w:hAnsi="Times New Roman" w:cs="Times New Roman"/>
          <w:sz w:val="20"/>
          <w:szCs w:val="20"/>
        </w:rPr>
        <w:t>CEO de Credifiel</w:t>
      </w:r>
    </w:p>
    <w:p w14:paraId="2287FAF6" w14:textId="77777777" w:rsidR="00B70F1E" w:rsidRDefault="00B70F1E" w:rsidP="00F47111">
      <w:pPr>
        <w:jc w:val="both"/>
        <w:rPr>
          <w:rFonts w:ascii="Times New Roman" w:hAnsi="Times New Roman" w:cs="Times New Roman"/>
          <w:sz w:val="20"/>
          <w:szCs w:val="20"/>
        </w:rPr>
      </w:pPr>
    </w:p>
    <w:p w14:paraId="217FB865" w14:textId="3886B2D9" w:rsidR="00F47111" w:rsidRPr="00F47111" w:rsidRDefault="00050611" w:rsidP="00F47111">
      <w:pPr>
        <w:jc w:val="both"/>
        <w:rPr>
          <w:rFonts w:ascii="Times New Roman" w:hAnsi="Times New Roman" w:cs="Times New Roman"/>
          <w:sz w:val="20"/>
          <w:szCs w:val="20"/>
        </w:rPr>
      </w:pPr>
      <w:r>
        <w:rPr>
          <w:rFonts w:ascii="Times New Roman" w:hAnsi="Times New Roman" w:cs="Times New Roman"/>
          <w:sz w:val="20"/>
          <w:szCs w:val="20"/>
        </w:rPr>
        <w:t>Luis Antonio de León Cortés</w:t>
      </w:r>
    </w:p>
    <w:p w14:paraId="5DF59BE0" w14:textId="4B608E02" w:rsidR="00FC37AE" w:rsidRPr="00F47111" w:rsidRDefault="00050611" w:rsidP="00F47111">
      <w:pPr>
        <w:jc w:val="both"/>
        <w:rPr>
          <w:rFonts w:ascii="Times New Roman" w:hAnsi="Times New Roman" w:cs="Times New Roman"/>
          <w:sz w:val="20"/>
          <w:szCs w:val="20"/>
        </w:rPr>
      </w:pPr>
      <w:r>
        <w:rPr>
          <w:rFonts w:ascii="Times New Roman" w:hAnsi="Times New Roman" w:cs="Times New Roman"/>
          <w:sz w:val="20"/>
          <w:szCs w:val="20"/>
        </w:rPr>
        <w:t>Socio y Cofundador de Credifiel</w:t>
      </w:r>
    </w:p>
    <w:p w14:paraId="77A02771" w14:textId="77777777" w:rsidR="00F47111" w:rsidRDefault="00F47111" w:rsidP="00F47111">
      <w:pPr>
        <w:jc w:val="both"/>
        <w:rPr>
          <w:rFonts w:ascii="Times New Roman" w:hAnsi="Times New Roman" w:cs="Times New Roman"/>
          <w:sz w:val="20"/>
          <w:szCs w:val="20"/>
        </w:rPr>
      </w:pPr>
    </w:p>
    <w:p w14:paraId="33DCB472" w14:textId="28709AE8" w:rsidR="00050611" w:rsidRDefault="00050611" w:rsidP="00F47111">
      <w:pPr>
        <w:jc w:val="both"/>
        <w:rPr>
          <w:rFonts w:ascii="Times New Roman" w:hAnsi="Times New Roman" w:cs="Times New Roman"/>
          <w:sz w:val="20"/>
          <w:szCs w:val="20"/>
        </w:rPr>
      </w:pPr>
      <w:r>
        <w:rPr>
          <w:rFonts w:ascii="Times New Roman" w:hAnsi="Times New Roman" w:cs="Times New Roman"/>
          <w:sz w:val="20"/>
          <w:szCs w:val="20"/>
        </w:rPr>
        <w:t>Luis Carlos Aguilar Castillo</w:t>
      </w:r>
    </w:p>
    <w:p w14:paraId="4D9D080D" w14:textId="66A66CBC" w:rsidR="00050611" w:rsidRDefault="00050611" w:rsidP="00F47111">
      <w:pPr>
        <w:jc w:val="both"/>
        <w:rPr>
          <w:rFonts w:ascii="Times New Roman" w:hAnsi="Times New Roman" w:cs="Times New Roman"/>
          <w:sz w:val="20"/>
          <w:szCs w:val="20"/>
        </w:rPr>
      </w:pPr>
      <w:r>
        <w:rPr>
          <w:rFonts w:ascii="Times New Roman" w:hAnsi="Times New Roman" w:cs="Times New Roman"/>
          <w:sz w:val="20"/>
          <w:szCs w:val="20"/>
        </w:rPr>
        <w:t>Director General Adjunto</w:t>
      </w:r>
    </w:p>
    <w:p w14:paraId="5B615900" w14:textId="77777777" w:rsidR="00050611" w:rsidRPr="00F47111" w:rsidRDefault="00050611" w:rsidP="00F47111">
      <w:pPr>
        <w:jc w:val="both"/>
        <w:rPr>
          <w:rFonts w:ascii="Times New Roman" w:hAnsi="Times New Roman" w:cs="Times New Roman"/>
          <w:sz w:val="20"/>
          <w:szCs w:val="20"/>
        </w:rPr>
      </w:pPr>
    </w:p>
    <w:p w14:paraId="7DA2DFF6" w14:textId="799F0902" w:rsidR="00F47111" w:rsidRPr="00F47111" w:rsidRDefault="00FC37AE" w:rsidP="00F47111">
      <w:pPr>
        <w:jc w:val="both"/>
        <w:rPr>
          <w:rFonts w:ascii="Times New Roman" w:hAnsi="Times New Roman" w:cs="Times New Roman"/>
          <w:sz w:val="20"/>
          <w:szCs w:val="20"/>
        </w:rPr>
      </w:pPr>
      <w:r w:rsidRPr="00F47111">
        <w:rPr>
          <w:rFonts w:ascii="Times New Roman" w:hAnsi="Times New Roman" w:cs="Times New Roman"/>
          <w:sz w:val="20"/>
          <w:szCs w:val="20"/>
        </w:rPr>
        <w:t xml:space="preserve">Miguel </w:t>
      </w:r>
      <w:r w:rsidR="006E6CCD">
        <w:rPr>
          <w:rFonts w:ascii="Times New Roman" w:hAnsi="Times New Roman" w:cs="Times New Roman"/>
          <w:sz w:val="20"/>
          <w:szCs w:val="20"/>
        </w:rPr>
        <w:t xml:space="preserve">Angel </w:t>
      </w:r>
      <w:r w:rsidRPr="00F47111">
        <w:rPr>
          <w:rFonts w:ascii="Times New Roman" w:hAnsi="Times New Roman" w:cs="Times New Roman"/>
          <w:sz w:val="20"/>
          <w:szCs w:val="20"/>
        </w:rPr>
        <w:t>Cordero Yamallel</w:t>
      </w:r>
    </w:p>
    <w:p w14:paraId="63134F02" w14:textId="7C0241CA" w:rsidR="00FC37AE" w:rsidRPr="00F47111" w:rsidRDefault="00B63478" w:rsidP="00F47111">
      <w:pPr>
        <w:jc w:val="both"/>
        <w:rPr>
          <w:rFonts w:ascii="Times New Roman" w:hAnsi="Times New Roman" w:cs="Times New Roman"/>
          <w:sz w:val="20"/>
          <w:szCs w:val="20"/>
        </w:rPr>
      </w:pPr>
      <w:r w:rsidRPr="00F47111">
        <w:rPr>
          <w:rFonts w:ascii="Times New Roman" w:hAnsi="Times New Roman" w:cs="Times New Roman"/>
          <w:sz w:val="20"/>
          <w:szCs w:val="20"/>
        </w:rPr>
        <w:t>Director</w:t>
      </w:r>
      <w:r w:rsidR="00FC37AE" w:rsidRPr="00F47111">
        <w:rPr>
          <w:rFonts w:ascii="Times New Roman" w:hAnsi="Times New Roman" w:cs="Times New Roman"/>
          <w:sz w:val="20"/>
          <w:szCs w:val="20"/>
        </w:rPr>
        <w:t xml:space="preserve"> de Tecnología de Información</w:t>
      </w:r>
    </w:p>
    <w:p w14:paraId="244AB88D" w14:textId="77777777" w:rsidR="00F47111" w:rsidRPr="00F47111" w:rsidRDefault="00F47111" w:rsidP="00F47111">
      <w:pPr>
        <w:jc w:val="both"/>
        <w:rPr>
          <w:rFonts w:ascii="Times New Roman" w:hAnsi="Times New Roman" w:cs="Times New Roman"/>
          <w:sz w:val="20"/>
          <w:szCs w:val="20"/>
        </w:rPr>
      </w:pPr>
    </w:p>
    <w:p w14:paraId="2DE0B6A9" w14:textId="77777777" w:rsidR="00F47111" w:rsidRPr="00F47111" w:rsidRDefault="00FC37AE" w:rsidP="002F6CEB">
      <w:pPr>
        <w:ind w:left="720" w:hanging="720"/>
        <w:jc w:val="both"/>
        <w:rPr>
          <w:rFonts w:ascii="Times New Roman" w:hAnsi="Times New Roman" w:cs="Times New Roman"/>
          <w:sz w:val="20"/>
          <w:szCs w:val="20"/>
        </w:rPr>
      </w:pPr>
      <w:r w:rsidRPr="00F47111">
        <w:rPr>
          <w:rFonts w:ascii="Times New Roman" w:hAnsi="Times New Roman" w:cs="Times New Roman"/>
          <w:sz w:val="20"/>
          <w:szCs w:val="20"/>
        </w:rPr>
        <w:t>Joab Rabí Villaseñor González</w:t>
      </w:r>
    </w:p>
    <w:p w14:paraId="3D6F7A81" w14:textId="20CC3A74" w:rsidR="00FC37AE" w:rsidRPr="00F47111" w:rsidRDefault="00F47111" w:rsidP="00F47111">
      <w:pPr>
        <w:jc w:val="both"/>
        <w:rPr>
          <w:rFonts w:ascii="Times New Roman" w:hAnsi="Times New Roman" w:cs="Times New Roman"/>
          <w:sz w:val="20"/>
          <w:szCs w:val="20"/>
        </w:rPr>
      </w:pPr>
      <w:r w:rsidRPr="00F47111">
        <w:rPr>
          <w:rFonts w:ascii="Times New Roman" w:hAnsi="Times New Roman" w:cs="Times New Roman"/>
          <w:sz w:val="20"/>
          <w:szCs w:val="20"/>
        </w:rPr>
        <w:t>A</w:t>
      </w:r>
      <w:r w:rsidR="00FC37AE" w:rsidRPr="00F47111">
        <w:rPr>
          <w:rFonts w:ascii="Times New Roman" w:hAnsi="Times New Roman" w:cs="Times New Roman"/>
          <w:sz w:val="20"/>
          <w:szCs w:val="20"/>
        </w:rPr>
        <w:t>rquitecto de Soluciones en Tecnología</w:t>
      </w:r>
    </w:p>
    <w:p w14:paraId="697479F3" w14:textId="77777777" w:rsidR="00FC37AE" w:rsidRPr="002875CE" w:rsidRDefault="00FC37AE" w:rsidP="00FC37AE">
      <w:pPr>
        <w:rPr>
          <w:rFonts w:ascii="Times New Roman" w:hAnsi="Times New Roman" w:cs="Times New Roman"/>
        </w:rPr>
      </w:pPr>
    </w:p>
    <w:p w14:paraId="6BF6A0E3" w14:textId="77777777" w:rsidR="0052538F" w:rsidRDefault="0052538F" w:rsidP="00F47111">
      <w:pPr>
        <w:jc w:val="center"/>
        <w:rPr>
          <w:rFonts w:ascii="Times New Roman" w:eastAsia="Lexend" w:hAnsi="Times New Roman" w:cs="Times New Roman"/>
          <w:b/>
          <w:bCs/>
          <w:sz w:val="34"/>
          <w:szCs w:val="34"/>
        </w:rPr>
      </w:pPr>
    </w:p>
    <w:p w14:paraId="709386DD" w14:textId="485E7D38" w:rsidR="00FC37AE" w:rsidRPr="006E6CCD" w:rsidRDefault="00AA25FF" w:rsidP="00F47111">
      <w:pPr>
        <w:jc w:val="center"/>
        <w:rPr>
          <w:rFonts w:ascii="Times New Roman" w:hAnsi="Times New Roman" w:cs="Times New Roman"/>
          <w:b/>
          <w:bCs/>
          <w:sz w:val="34"/>
          <w:szCs w:val="34"/>
        </w:rPr>
      </w:pPr>
      <w:r w:rsidRPr="006E6CCD">
        <w:rPr>
          <w:rFonts w:ascii="Times New Roman" w:eastAsia="Lexend" w:hAnsi="Times New Roman" w:cs="Times New Roman"/>
          <w:b/>
          <w:bCs/>
          <w:sz w:val="34"/>
          <w:szCs w:val="34"/>
        </w:rPr>
        <w:t>Domiciliación Inteligente:</w:t>
      </w:r>
      <w:r w:rsidRPr="006E6CCD">
        <w:rPr>
          <w:sz w:val="34"/>
          <w:szCs w:val="34"/>
        </w:rPr>
        <w:t xml:space="preserve"> </w:t>
      </w:r>
      <w:r w:rsidR="006E6CCD" w:rsidRPr="006E6CCD">
        <w:rPr>
          <w:rFonts w:ascii="Times New Roman" w:eastAsia="Lexend" w:hAnsi="Times New Roman" w:cs="Times New Roman"/>
          <w:b/>
          <w:bCs/>
          <w:sz w:val="34"/>
          <w:szCs w:val="34"/>
        </w:rPr>
        <w:t xml:space="preserve">Optimizando </w:t>
      </w:r>
      <w:r w:rsidRPr="006E6CCD">
        <w:rPr>
          <w:rFonts w:ascii="Times New Roman" w:eastAsia="Lexend" w:hAnsi="Times New Roman" w:cs="Times New Roman"/>
          <w:b/>
          <w:bCs/>
          <w:sz w:val="34"/>
          <w:szCs w:val="34"/>
        </w:rPr>
        <w:t>la gestión de cobros en CREDIFIEL</w:t>
      </w:r>
    </w:p>
    <w:p w14:paraId="460DBD07" w14:textId="77777777" w:rsidR="0002116F" w:rsidRDefault="0002116F" w:rsidP="00E4040A">
      <w:pPr>
        <w:rPr>
          <w:rFonts w:ascii="Times New Roman" w:hAnsi="Times New Roman" w:cs="Times New Roman"/>
        </w:rPr>
      </w:pPr>
    </w:p>
    <w:p w14:paraId="515F9D54" w14:textId="0751CEBC" w:rsidR="0002116F" w:rsidRDefault="0002116F" w:rsidP="0002116F">
      <w:pPr>
        <w:pStyle w:val="NormalWeb"/>
        <w:jc w:val="both"/>
        <w:rPr>
          <w:rFonts w:eastAsia="Aptos"/>
          <w:sz w:val="22"/>
          <w:szCs w:val="22"/>
        </w:rPr>
      </w:pPr>
      <w:r>
        <w:rPr>
          <w:b/>
          <w:bCs/>
          <w:sz w:val="28"/>
          <w:szCs w:val="28"/>
        </w:rPr>
        <w:t>Resumen</w:t>
      </w:r>
    </w:p>
    <w:p w14:paraId="20F3C327" w14:textId="1AD0A53C" w:rsidR="0002116F" w:rsidRPr="0052538F" w:rsidRDefault="0002116F" w:rsidP="0002116F">
      <w:pPr>
        <w:pStyle w:val="NormalWeb"/>
        <w:jc w:val="both"/>
        <w:rPr>
          <w:rFonts w:eastAsia="Aptos"/>
          <w:sz w:val="20"/>
          <w:szCs w:val="20"/>
        </w:rPr>
      </w:pPr>
      <w:r w:rsidRPr="0052538F">
        <w:rPr>
          <w:rFonts w:eastAsia="Aptos"/>
          <w:sz w:val="20"/>
          <w:szCs w:val="20"/>
        </w:rPr>
        <w:t>El documento detalla la historia y evolución de Credifiel, una empresa mexicana dedicada a ofrecer préstamos mediante descuento por nómina, destacando su crecimiento, desafíos y estrategias tecnológicas implementadas.</w:t>
      </w:r>
    </w:p>
    <w:p w14:paraId="392E825C" w14:textId="77777777" w:rsidR="0002116F" w:rsidRPr="0052538F" w:rsidRDefault="0002116F" w:rsidP="0002116F">
      <w:pPr>
        <w:numPr>
          <w:ilvl w:val="0"/>
          <w:numId w:val="31"/>
        </w:numPr>
        <w:spacing w:before="100" w:beforeAutospacing="1" w:after="100" w:afterAutospacing="1" w:line="278" w:lineRule="auto"/>
        <w:jc w:val="both"/>
        <w:rPr>
          <w:rFonts w:ascii="Times New Roman" w:hAnsi="Times New Roman" w:cs="Times New Roman"/>
          <w:sz w:val="20"/>
          <w:szCs w:val="20"/>
        </w:rPr>
      </w:pPr>
      <w:r w:rsidRPr="0052538F">
        <w:rPr>
          <w:rFonts w:ascii="Times New Roman" w:hAnsi="Times New Roman" w:cs="Times New Roman"/>
          <w:b/>
          <w:bCs/>
          <w:sz w:val="20"/>
          <w:szCs w:val="20"/>
        </w:rPr>
        <w:t>Nacimiento de Credifiel:</w:t>
      </w:r>
      <w:r w:rsidRPr="0052538F">
        <w:rPr>
          <w:rFonts w:ascii="Times New Roman" w:hAnsi="Times New Roman" w:cs="Times New Roman"/>
          <w:sz w:val="20"/>
          <w:szCs w:val="20"/>
        </w:rPr>
        <w:t xml:space="preserve"> La idea de Credifiel surgió en 2005 cuando Leonel Cravioto se dio cuenta del potencial de los préstamos con descuento vía nómina tras escuchar una conversación en su trabajo. </w:t>
      </w:r>
    </w:p>
    <w:p w14:paraId="484BDC5D" w14:textId="77777777" w:rsidR="0002116F" w:rsidRPr="0052538F" w:rsidRDefault="0002116F" w:rsidP="0002116F">
      <w:pPr>
        <w:numPr>
          <w:ilvl w:val="0"/>
          <w:numId w:val="31"/>
        </w:numPr>
        <w:spacing w:before="100" w:beforeAutospacing="1" w:after="100" w:afterAutospacing="1" w:line="278" w:lineRule="auto"/>
        <w:jc w:val="both"/>
        <w:rPr>
          <w:rFonts w:ascii="Times New Roman" w:hAnsi="Times New Roman" w:cs="Times New Roman"/>
          <w:sz w:val="20"/>
          <w:szCs w:val="20"/>
        </w:rPr>
      </w:pPr>
      <w:r w:rsidRPr="0052538F">
        <w:rPr>
          <w:rFonts w:ascii="Times New Roman" w:hAnsi="Times New Roman" w:cs="Times New Roman"/>
          <w:b/>
          <w:bCs/>
          <w:sz w:val="20"/>
          <w:szCs w:val="20"/>
        </w:rPr>
        <w:t>Fundación y desafíos iniciales:</w:t>
      </w:r>
      <w:r w:rsidRPr="0052538F">
        <w:rPr>
          <w:rFonts w:ascii="Times New Roman" w:hAnsi="Times New Roman" w:cs="Times New Roman"/>
          <w:sz w:val="20"/>
          <w:szCs w:val="20"/>
        </w:rPr>
        <w:t xml:space="preserve"> Leonel Cravioto y Luis de León cofundaron Credifiel en 2005, enfrentando dificultades para conseguir financiamiento y estableciendo relaciones con entidades financieras. </w:t>
      </w:r>
    </w:p>
    <w:p w14:paraId="2151A691" w14:textId="77777777" w:rsidR="0002116F" w:rsidRPr="0052538F" w:rsidRDefault="0002116F" w:rsidP="0002116F">
      <w:pPr>
        <w:numPr>
          <w:ilvl w:val="0"/>
          <w:numId w:val="31"/>
        </w:numPr>
        <w:spacing w:before="100" w:beforeAutospacing="1" w:after="100" w:afterAutospacing="1" w:line="278" w:lineRule="auto"/>
        <w:jc w:val="both"/>
        <w:rPr>
          <w:rFonts w:ascii="Times New Roman" w:hAnsi="Times New Roman" w:cs="Times New Roman"/>
          <w:sz w:val="20"/>
          <w:szCs w:val="20"/>
        </w:rPr>
      </w:pPr>
      <w:r w:rsidRPr="0052538F">
        <w:rPr>
          <w:rFonts w:ascii="Times New Roman" w:hAnsi="Times New Roman" w:cs="Times New Roman"/>
          <w:b/>
          <w:bCs/>
          <w:sz w:val="20"/>
          <w:szCs w:val="20"/>
        </w:rPr>
        <w:t>Crecimiento del negocio:</w:t>
      </w:r>
      <w:r w:rsidRPr="0052538F">
        <w:rPr>
          <w:rFonts w:ascii="Times New Roman" w:hAnsi="Times New Roman" w:cs="Times New Roman"/>
          <w:sz w:val="20"/>
          <w:szCs w:val="20"/>
        </w:rPr>
        <w:t xml:space="preserve"> En 2011, Credifiel lanzó un producto de descuento por domiciliación, ampliando su alcance a clientes del sector gubernamental sin convenio. </w:t>
      </w:r>
    </w:p>
    <w:p w14:paraId="546FC6CA" w14:textId="77777777" w:rsidR="0002116F" w:rsidRPr="0052538F" w:rsidRDefault="0002116F" w:rsidP="0002116F">
      <w:pPr>
        <w:numPr>
          <w:ilvl w:val="0"/>
          <w:numId w:val="31"/>
        </w:numPr>
        <w:spacing w:before="100" w:beforeAutospacing="1" w:after="100" w:afterAutospacing="1" w:line="278" w:lineRule="auto"/>
        <w:jc w:val="both"/>
        <w:rPr>
          <w:rFonts w:ascii="Times New Roman" w:hAnsi="Times New Roman" w:cs="Times New Roman"/>
          <w:sz w:val="20"/>
          <w:szCs w:val="20"/>
        </w:rPr>
      </w:pPr>
      <w:r w:rsidRPr="0052538F">
        <w:rPr>
          <w:rFonts w:ascii="Times New Roman" w:hAnsi="Times New Roman" w:cs="Times New Roman"/>
          <w:b/>
          <w:bCs/>
          <w:sz w:val="20"/>
          <w:szCs w:val="20"/>
        </w:rPr>
        <w:t>Oportunidades en 2022:</w:t>
      </w:r>
      <w:r w:rsidRPr="0052538F">
        <w:rPr>
          <w:rFonts w:ascii="Times New Roman" w:hAnsi="Times New Roman" w:cs="Times New Roman"/>
          <w:sz w:val="20"/>
          <w:szCs w:val="20"/>
        </w:rPr>
        <w:t xml:space="preserve"> La empresa identificó la necesidad de mejorar su modelo de negocio y centrarse en la domiciliación de pagos para optimizar la cobranza. </w:t>
      </w:r>
    </w:p>
    <w:p w14:paraId="5F2A2379" w14:textId="77777777" w:rsidR="0002116F" w:rsidRPr="0052538F" w:rsidRDefault="0002116F" w:rsidP="0002116F">
      <w:pPr>
        <w:numPr>
          <w:ilvl w:val="0"/>
          <w:numId w:val="31"/>
        </w:numPr>
        <w:spacing w:before="100" w:beforeAutospacing="1" w:after="100" w:afterAutospacing="1" w:line="278" w:lineRule="auto"/>
        <w:jc w:val="both"/>
        <w:rPr>
          <w:rFonts w:ascii="Times New Roman" w:hAnsi="Times New Roman" w:cs="Times New Roman"/>
          <w:sz w:val="20"/>
          <w:szCs w:val="20"/>
        </w:rPr>
      </w:pPr>
      <w:r w:rsidRPr="0052538F">
        <w:rPr>
          <w:rFonts w:ascii="Times New Roman" w:hAnsi="Times New Roman" w:cs="Times New Roman"/>
          <w:b/>
          <w:bCs/>
          <w:sz w:val="20"/>
          <w:szCs w:val="20"/>
        </w:rPr>
        <w:t>Iniciativas tecnológicas:</w:t>
      </w:r>
      <w:r w:rsidRPr="0052538F">
        <w:rPr>
          <w:rFonts w:ascii="Times New Roman" w:hAnsi="Times New Roman" w:cs="Times New Roman"/>
          <w:sz w:val="20"/>
          <w:szCs w:val="20"/>
        </w:rPr>
        <w:t xml:space="preserve"> Se implementaron estrategias tecnológicas, como la automatización del proceso de cobro, aunque aún enfrenta desafíos en la efectividad de cobranza. </w:t>
      </w:r>
    </w:p>
    <w:p w14:paraId="6E9FCEF7" w14:textId="77777777" w:rsidR="0002116F" w:rsidRPr="0052538F" w:rsidRDefault="0002116F" w:rsidP="0002116F">
      <w:pPr>
        <w:numPr>
          <w:ilvl w:val="0"/>
          <w:numId w:val="31"/>
        </w:numPr>
        <w:spacing w:before="100" w:beforeAutospacing="1" w:after="100" w:afterAutospacing="1" w:line="278" w:lineRule="auto"/>
        <w:jc w:val="both"/>
        <w:rPr>
          <w:rFonts w:ascii="Times New Roman" w:hAnsi="Times New Roman" w:cs="Times New Roman"/>
          <w:sz w:val="20"/>
          <w:szCs w:val="20"/>
        </w:rPr>
      </w:pPr>
      <w:r w:rsidRPr="0052538F">
        <w:rPr>
          <w:rFonts w:ascii="Times New Roman" w:hAnsi="Times New Roman" w:cs="Times New Roman"/>
          <w:b/>
          <w:bCs/>
          <w:sz w:val="20"/>
          <w:szCs w:val="20"/>
        </w:rPr>
        <w:t>Colaboración con el Tec de Monterrey:</w:t>
      </w:r>
      <w:r w:rsidRPr="0052538F">
        <w:rPr>
          <w:rFonts w:ascii="Times New Roman" w:hAnsi="Times New Roman" w:cs="Times New Roman"/>
          <w:sz w:val="20"/>
          <w:szCs w:val="20"/>
        </w:rPr>
        <w:t xml:space="preserve"> En enero de 2025, se propuso una colaboración con el Tec de Monterrey para abordar los desafíos en el producto de domiciliación a través de un </w:t>
      </w:r>
      <w:proofErr w:type="spellStart"/>
      <w:r w:rsidRPr="0052538F">
        <w:rPr>
          <w:rFonts w:ascii="Times New Roman" w:hAnsi="Times New Roman" w:cs="Times New Roman"/>
          <w:sz w:val="20"/>
          <w:szCs w:val="20"/>
        </w:rPr>
        <w:t>Datathon</w:t>
      </w:r>
      <w:proofErr w:type="spellEnd"/>
      <w:r w:rsidRPr="0052538F">
        <w:rPr>
          <w:rFonts w:ascii="Times New Roman" w:hAnsi="Times New Roman" w:cs="Times New Roman"/>
          <w:sz w:val="20"/>
          <w:szCs w:val="20"/>
        </w:rPr>
        <w:t xml:space="preserve">. </w:t>
      </w:r>
    </w:p>
    <w:p w14:paraId="03D3DD29" w14:textId="77777777" w:rsidR="0002116F" w:rsidRPr="0052538F" w:rsidRDefault="0002116F" w:rsidP="0002116F">
      <w:pPr>
        <w:numPr>
          <w:ilvl w:val="0"/>
          <w:numId w:val="31"/>
        </w:numPr>
        <w:spacing w:before="100" w:beforeAutospacing="1" w:after="100" w:afterAutospacing="1" w:line="278" w:lineRule="auto"/>
        <w:jc w:val="both"/>
        <w:rPr>
          <w:rFonts w:ascii="Times New Roman" w:hAnsi="Times New Roman" w:cs="Times New Roman"/>
          <w:sz w:val="20"/>
          <w:szCs w:val="20"/>
        </w:rPr>
      </w:pPr>
      <w:r w:rsidRPr="0052538F">
        <w:rPr>
          <w:rFonts w:ascii="Times New Roman" w:hAnsi="Times New Roman" w:cs="Times New Roman"/>
          <w:b/>
          <w:bCs/>
          <w:sz w:val="20"/>
          <w:szCs w:val="20"/>
        </w:rPr>
        <w:t>Análisis de datos:</w:t>
      </w:r>
      <w:r w:rsidRPr="0052538F">
        <w:rPr>
          <w:rFonts w:ascii="Times New Roman" w:hAnsi="Times New Roman" w:cs="Times New Roman"/>
          <w:sz w:val="20"/>
          <w:szCs w:val="20"/>
        </w:rPr>
        <w:t xml:space="preserve"> Credifiel cuenta con una base de datos que permite analizar el comportamiento de los clientes domiciliados y la efectividad de los bancos en el proceso de cobro. </w:t>
      </w:r>
    </w:p>
    <w:p w14:paraId="71D81215" w14:textId="0F53A64E" w:rsidR="0002116F" w:rsidRPr="0052538F" w:rsidRDefault="0052538F" w:rsidP="0002116F">
      <w:pPr>
        <w:numPr>
          <w:ilvl w:val="0"/>
          <w:numId w:val="31"/>
        </w:numPr>
        <w:spacing w:before="100" w:beforeAutospacing="1" w:after="100" w:afterAutospacing="1" w:line="278" w:lineRule="auto"/>
        <w:jc w:val="both"/>
        <w:rPr>
          <w:rFonts w:ascii="Times New Roman" w:hAnsi="Times New Roman" w:cs="Times New Roman"/>
          <w:sz w:val="20"/>
          <w:szCs w:val="20"/>
        </w:rPr>
      </w:pPr>
      <w:r w:rsidRPr="0052538F">
        <w:rPr>
          <w:rFonts w:ascii="Times New Roman" w:hAnsi="Times New Roman" w:cs="Times New Roman"/>
          <w:b/>
          <w:bCs/>
          <w:sz w:val="20"/>
          <w:szCs w:val="20"/>
        </w:rPr>
        <w:t>Problemáticas que resolver</w:t>
      </w:r>
      <w:r w:rsidR="0002116F" w:rsidRPr="0052538F">
        <w:rPr>
          <w:rFonts w:ascii="Times New Roman" w:hAnsi="Times New Roman" w:cs="Times New Roman"/>
          <w:b/>
          <w:bCs/>
          <w:sz w:val="20"/>
          <w:szCs w:val="20"/>
        </w:rPr>
        <w:t>:</w:t>
      </w:r>
      <w:r w:rsidR="0002116F" w:rsidRPr="0052538F">
        <w:rPr>
          <w:rFonts w:ascii="Times New Roman" w:hAnsi="Times New Roman" w:cs="Times New Roman"/>
          <w:sz w:val="20"/>
          <w:szCs w:val="20"/>
        </w:rPr>
        <w:t xml:space="preserve"> A pesar de contar con la infraestructura tecnológica adecuada, la empresa no ha logrado consolidar una estrategia de cobranza efectiva debido a la falta de una visión estratégica integral. </w:t>
      </w:r>
    </w:p>
    <w:p w14:paraId="2FCB2FC1" w14:textId="77777777" w:rsidR="0002116F" w:rsidRDefault="0002116F" w:rsidP="00E4040A">
      <w:pPr>
        <w:rPr>
          <w:rFonts w:ascii="Times New Roman" w:hAnsi="Times New Roman" w:cs="Times New Roman"/>
        </w:rPr>
      </w:pPr>
    </w:p>
    <w:p w14:paraId="552E8021" w14:textId="5F2CCDD9" w:rsidR="003B284B" w:rsidRPr="003B284B" w:rsidRDefault="003B284B" w:rsidP="002875CE">
      <w:pPr>
        <w:jc w:val="both"/>
        <w:rPr>
          <w:rFonts w:ascii="Times New Roman" w:hAnsi="Times New Roman" w:cs="Times New Roman"/>
          <w:b/>
          <w:bCs/>
          <w:sz w:val="28"/>
          <w:szCs w:val="28"/>
        </w:rPr>
      </w:pPr>
      <w:r w:rsidRPr="003B284B">
        <w:rPr>
          <w:rFonts w:ascii="Times New Roman" w:hAnsi="Times New Roman" w:cs="Times New Roman"/>
          <w:b/>
          <w:bCs/>
          <w:sz w:val="28"/>
          <w:szCs w:val="28"/>
        </w:rPr>
        <w:t xml:space="preserve">La </w:t>
      </w:r>
      <w:r>
        <w:rPr>
          <w:rFonts w:ascii="Times New Roman" w:hAnsi="Times New Roman" w:cs="Times New Roman"/>
          <w:b/>
          <w:bCs/>
          <w:sz w:val="28"/>
          <w:szCs w:val="28"/>
        </w:rPr>
        <w:t>e</w:t>
      </w:r>
      <w:r w:rsidRPr="003B284B">
        <w:rPr>
          <w:rFonts w:ascii="Times New Roman" w:hAnsi="Times New Roman" w:cs="Times New Roman"/>
          <w:b/>
          <w:bCs/>
          <w:sz w:val="28"/>
          <w:szCs w:val="28"/>
        </w:rPr>
        <w:t>mpresa</w:t>
      </w:r>
    </w:p>
    <w:p w14:paraId="49F8DF00" w14:textId="77777777" w:rsidR="003B284B" w:rsidRDefault="003B284B" w:rsidP="002875CE">
      <w:pPr>
        <w:jc w:val="both"/>
        <w:rPr>
          <w:rFonts w:ascii="Times New Roman" w:hAnsi="Times New Roman" w:cs="Times New Roman"/>
          <w:sz w:val="22"/>
          <w:szCs w:val="22"/>
        </w:rPr>
      </w:pPr>
    </w:p>
    <w:p w14:paraId="7E96237C" w14:textId="77777777" w:rsidR="0018227A" w:rsidRPr="0018227A" w:rsidRDefault="0018227A" w:rsidP="0018227A">
      <w:pPr>
        <w:jc w:val="both"/>
        <w:rPr>
          <w:rFonts w:ascii="Times New Roman" w:hAnsi="Times New Roman" w:cs="Times New Roman"/>
          <w:sz w:val="22"/>
          <w:szCs w:val="22"/>
        </w:rPr>
      </w:pPr>
      <w:r w:rsidRPr="0018227A">
        <w:rPr>
          <w:rFonts w:ascii="Times New Roman" w:hAnsi="Times New Roman" w:cs="Times New Roman"/>
          <w:sz w:val="22"/>
          <w:szCs w:val="22"/>
        </w:rPr>
        <w:t>Un día cualquiera, mientras trabajaba en una oficina ofreciendo seguros, Leonel Cravioto atendía a un cliente más, sin imaginar que estaba a punto de tener una revelación que cambiaría el rumbo de su carrera. La oficina, como de costumbre, tenía un flujo constante de personas buscando proteger su patrimonio, su salud o su vida. Pero esa tarde en particular, escuchó casualmente una conversación entre un visitante y otro asesor: alguien estaba solicitando un préstamo.</w:t>
      </w:r>
    </w:p>
    <w:p w14:paraId="0EED887C" w14:textId="77777777" w:rsidR="0018227A" w:rsidRDefault="0018227A" w:rsidP="0018227A">
      <w:pPr>
        <w:jc w:val="both"/>
        <w:rPr>
          <w:rFonts w:ascii="Times New Roman" w:hAnsi="Times New Roman" w:cs="Times New Roman"/>
          <w:sz w:val="22"/>
          <w:szCs w:val="22"/>
        </w:rPr>
      </w:pPr>
    </w:p>
    <w:p w14:paraId="60DC35D8" w14:textId="4B035AD1" w:rsidR="0018227A" w:rsidRDefault="0018227A" w:rsidP="0018227A">
      <w:pPr>
        <w:jc w:val="both"/>
        <w:rPr>
          <w:rFonts w:ascii="Times New Roman" w:hAnsi="Times New Roman" w:cs="Times New Roman"/>
          <w:sz w:val="22"/>
          <w:szCs w:val="22"/>
        </w:rPr>
      </w:pPr>
      <w:r w:rsidRPr="0018227A">
        <w:rPr>
          <w:rFonts w:ascii="Times New Roman" w:hAnsi="Times New Roman" w:cs="Times New Roman"/>
          <w:sz w:val="22"/>
          <w:szCs w:val="22"/>
        </w:rPr>
        <w:t xml:space="preserve">Lo que llamó su atención no fue solo la necesidad del cliente, sino la forma en que hablaba del proceso: rápido, sin tanto papeleo, y con pagos que se descontaban directamente de la nómina. Esa mecánica, sencilla y segura para el prestamista, despertó la curiosidad de Leonel. Mientras seguía atendiendo su trabajo, no podía dejar de pensar en el modelo. Un préstamo respaldado por el ingreso fijo de un trabajador, con descuentos </w:t>
      </w:r>
      <w:r>
        <w:rPr>
          <w:rFonts w:ascii="Times New Roman" w:hAnsi="Times New Roman" w:cs="Times New Roman"/>
          <w:sz w:val="22"/>
          <w:szCs w:val="22"/>
        </w:rPr>
        <w:t>a través de la dependencia</w:t>
      </w:r>
      <w:r w:rsidRPr="0018227A">
        <w:rPr>
          <w:rFonts w:ascii="Times New Roman" w:hAnsi="Times New Roman" w:cs="Times New Roman"/>
          <w:sz w:val="22"/>
          <w:szCs w:val="22"/>
        </w:rPr>
        <w:t>... era casi una garantía de pago.</w:t>
      </w:r>
    </w:p>
    <w:p w14:paraId="0C9D4609" w14:textId="77777777" w:rsidR="0018227A" w:rsidRPr="0018227A" w:rsidRDefault="0018227A" w:rsidP="0018227A">
      <w:pPr>
        <w:jc w:val="both"/>
        <w:rPr>
          <w:rFonts w:ascii="Times New Roman" w:hAnsi="Times New Roman" w:cs="Times New Roman"/>
          <w:sz w:val="22"/>
          <w:szCs w:val="22"/>
        </w:rPr>
      </w:pPr>
    </w:p>
    <w:p w14:paraId="7B0A8B96" w14:textId="77777777" w:rsidR="0018227A" w:rsidRPr="0018227A" w:rsidRDefault="0018227A" w:rsidP="0018227A">
      <w:pPr>
        <w:jc w:val="both"/>
        <w:rPr>
          <w:rFonts w:ascii="Times New Roman" w:hAnsi="Times New Roman" w:cs="Times New Roman"/>
          <w:sz w:val="22"/>
          <w:szCs w:val="22"/>
        </w:rPr>
      </w:pPr>
      <w:r w:rsidRPr="0018227A">
        <w:rPr>
          <w:rFonts w:ascii="Times New Roman" w:hAnsi="Times New Roman" w:cs="Times New Roman"/>
          <w:sz w:val="22"/>
          <w:szCs w:val="22"/>
        </w:rPr>
        <w:t>Fue en ese instante cuando comprendió que ahí había un negocio con gran potencial. Un sistema que beneficiaba a empleados que necesitaban dinero rápido sin complicaciones, y al mismo tiempo ofrecía seguridad para quien prestaba. Así nació en su mente la idea de adentrarse en el mundo de los préstamos con descuento vía nómina: una oportunidad que, con visión y estrategia, convertiría en un emprendimiento próspero.</w:t>
      </w:r>
    </w:p>
    <w:p w14:paraId="6695DB20" w14:textId="77777777" w:rsidR="0018227A" w:rsidRDefault="0018227A" w:rsidP="002875CE">
      <w:pPr>
        <w:jc w:val="both"/>
        <w:rPr>
          <w:rFonts w:ascii="Times New Roman" w:hAnsi="Times New Roman" w:cs="Times New Roman"/>
          <w:sz w:val="22"/>
          <w:szCs w:val="22"/>
        </w:rPr>
      </w:pPr>
    </w:p>
    <w:p w14:paraId="4C6BDC48" w14:textId="770F1F9D" w:rsidR="00AB61F1" w:rsidRDefault="00AB61F1" w:rsidP="002875CE">
      <w:pPr>
        <w:jc w:val="both"/>
        <w:rPr>
          <w:rFonts w:ascii="Times New Roman" w:hAnsi="Times New Roman" w:cs="Times New Roman"/>
          <w:b/>
          <w:bCs/>
          <w:sz w:val="22"/>
          <w:szCs w:val="22"/>
        </w:rPr>
      </w:pPr>
      <w:r>
        <w:rPr>
          <w:rFonts w:ascii="Times New Roman" w:hAnsi="Times New Roman" w:cs="Times New Roman"/>
          <w:b/>
          <w:bCs/>
          <w:sz w:val="22"/>
          <w:szCs w:val="22"/>
        </w:rPr>
        <w:t>Credifiel</w:t>
      </w:r>
      <w:r w:rsidRPr="00AB61F1">
        <w:rPr>
          <w:rFonts w:ascii="Times New Roman" w:hAnsi="Times New Roman" w:cs="Times New Roman"/>
          <w:b/>
          <w:bCs/>
          <w:sz w:val="22"/>
          <w:szCs w:val="22"/>
        </w:rPr>
        <w:t xml:space="preserve"> y el nacimiento de una oportunidad</w:t>
      </w:r>
    </w:p>
    <w:p w14:paraId="1B362BCE" w14:textId="77777777" w:rsidR="007313A8" w:rsidRDefault="007313A8" w:rsidP="002875CE">
      <w:pPr>
        <w:jc w:val="both"/>
        <w:rPr>
          <w:rFonts w:ascii="Times New Roman" w:hAnsi="Times New Roman" w:cs="Times New Roman"/>
          <w:sz w:val="22"/>
          <w:szCs w:val="22"/>
        </w:rPr>
      </w:pPr>
    </w:p>
    <w:p w14:paraId="78CDBFA0" w14:textId="646069E7" w:rsidR="003B284B" w:rsidRDefault="003B284B" w:rsidP="002875CE">
      <w:pPr>
        <w:jc w:val="both"/>
        <w:rPr>
          <w:rFonts w:ascii="Times New Roman" w:hAnsi="Times New Roman" w:cs="Times New Roman"/>
          <w:sz w:val="22"/>
          <w:szCs w:val="22"/>
        </w:rPr>
      </w:pPr>
      <w:r w:rsidRPr="003B284B">
        <w:rPr>
          <w:rFonts w:ascii="Times New Roman" w:hAnsi="Times New Roman" w:cs="Times New Roman"/>
          <w:sz w:val="22"/>
          <w:szCs w:val="22"/>
        </w:rPr>
        <w:t xml:space="preserve">Era </w:t>
      </w:r>
      <w:r>
        <w:rPr>
          <w:rFonts w:ascii="Times New Roman" w:hAnsi="Times New Roman" w:cs="Times New Roman"/>
          <w:sz w:val="22"/>
          <w:szCs w:val="22"/>
        </w:rPr>
        <w:t>2005</w:t>
      </w:r>
      <w:r w:rsidRPr="003B284B">
        <w:rPr>
          <w:rFonts w:ascii="Times New Roman" w:hAnsi="Times New Roman" w:cs="Times New Roman"/>
          <w:sz w:val="22"/>
          <w:szCs w:val="22"/>
        </w:rPr>
        <w:t xml:space="preserve"> y </w:t>
      </w:r>
      <w:r>
        <w:rPr>
          <w:rFonts w:ascii="Times New Roman" w:hAnsi="Times New Roman" w:cs="Times New Roman"/>
          <w:sz w:val="22"/>
          <w:szCs w:val="22"/>
        </w:rPr>
        <w:t>Leonel Cravioto junto con Luis de León</w:t>
      </w:r>
      <w:r w:rsidR="00672C0B">
        <w:rPr>
          <w:rFonts w:ascii="Times New Roman" w:hAnsi="Times New Roman" w:cs="Times New Roman"/>
          <w:sz w:val="22"/>
          <w:szCs w:val="22"/>
        </w:rPr>
        <w:t>,</w:t>
      </w:r>
      <w:r>
        <w:rPr>
          <w:rFonts w:ascii="Times New Roman" w:hAnsi="Times New Roman" w:cs="Times New Roman"/>
          <w:sz w:val="22"/>
          <w:szCs w:val="22"/>
        </w:rPr>
        <w:t xml:space="preserve"> </w:t>
      </w:r>
      <w:r w:rsidR="00532DC9">
        <w:rPr>
          <w:rFonts w:ascii="Times New Roman" w:hAnsi="Times New Roman" w:cs="Times New Roman"/>
          <w:sz w:val="22"/>
          <w:szCs w:val="22"/>
        </w:rPr>
        <w:t xml:space="preserve">siendo colegas en el medio bursátil </w:t>
      </w:r>
      <w:r w:rsidRPr="003B284B">
        <w:rPr>
          <w:rFonts w:ascii="Times New Roman" w:hAnsi="Times New Roman" w:cs="Times New Roman"/>
          <w:sz w:val="22"/>
          <w:szCs w:val="22"/>
        </w:rPr>
        <w:t xml:space="preserve">era común que </w:t>
      </w:r>
      <w:r w:rsidR="009624B4">
        <w:rPr>
          <w:rFonts w:ascii="Times New Roman" w:hAnsi="Times New Roman" w:cs="Times New Roman"/>
          <w:sz w:val="22"/>
          <w:szCs w:val="22"/>
        </w:rPr>
        <w:t>se visitaran</w:t>
      </w:r>
      <w:r w:rsidRPr="003B284B">
        <w:rPr>
          <w:rFonts w:ascii="Times New Roman" w:hAnsi="Times New Roman" w:cs="Times New Roman"/>
          <w:sz w:val="22"/>
          <w:szCs w:val="22"/>
        </w:rPr>
        <w:t>, ya que las experiencias de</w:t>
      </w:r>
      <w:r w:rsidR="009624B4">
        <w:rPr>
          <w:rFonts w:ascii="Times New Roman" w:hAnsi="Times New Roman" w:cs="Times New Roman"/>
          <w:sz w:val="22"/>
          <w:szCs w:val="22"/>
        </w:rPr>
        <w:t>l mercado de valores, los números</w:t>
      </w:r>
      <w:r w:rsidRPr="003B284B">
        <w:rPr>
          <w:rFonts w:ascii="Times New Roman" w:hAnsi="Times New Roman" w:cs="Times New Roman"/>
          <w:sz w:val="22"/>
          <w:szCs w:val="22"/>
        </w:rPr>
        <w:t xml:space="preserve"> y el buen comer eran parte de su estilo de vida.</w:t>
      </w:r>
    </w:p>
    <w:p w14:paraId="33DC2094" w14:textId="77777777" w:rsidR="003B284B" w:rsidRDefault="003B284B" w:rsidP="002875CE">
      <w:pPr>
        <w:jc w:val="both"/>
        <w:rPr>
          <w:rFonts w:ascii="Times New Roman" w:hAnsi="Times New Roman" w:cs="Times New Roman"/>
          <w:sz w:val="22"/>
          <w:szCs w:val="22"/>
        </w:rPr>
      </w:pPr>
    </w:p>
    <w:p w14:paraId="7447777D" w14:textId="7517325D" w:rsidR="003B284B" w:rsidRDefault="003B284B" w:rsidP="002875CE">
      <w:pPr>
        <w:jc w:val="both"/>
        <w:rPr>
          <w:rFonts w:ascii="Times New Roman" w:hAnsi="Times New Roman" w:cs="Times New Roman"/>
          <w:sz w:val="22"/>
          <w:szCs w:val="22"/>
        </w:rPr>
      </w:pPr>
      <w:r>
        <w:rPr>
          <w:rFonts w:ascii="Times New Roman" w:hAnsi="Times New Roman" w:cs="Times New Roman"/>
          <w:sz w:val="22"/>
          <w:szCs w:val="22"/>
        </w:rPr>
        <w:t xml:space="preserve">Trabajar en bolsa y mercado de valores </w:t>
      </w:r>
      <w:r w:rsidRPr="003B284B">
        <w:rPr>
          <w:rFonts w:ascii="Times New Roman" w:hAnsi="Times New Roman" w:cs="Times New Roman"/>
          <w:sz w:val="22"/>
          <w:szCs w:val="22"/>
        </w:rPr>
        <w:t>le</w:t>
      </w:r>
      <w:r>
        <w:rPr>
          <w:rFonts w:ascii="Times New Roman" w:hAnsi="Times New Roman" w:cs="Times New Roman"/>
          <w:sz w:val="22"/>
          <w:szCs w:val="22"/>
        </w:rPr>
        <w:t>s</w:t>
      </w:r>
      <w:r w:rsidRPr="003B284B">
        <w:rPr>
          <w:rFonts w:ascii="Times New Roman" w:hAnsi="Times New Roman" w:cs="Times New Roman"/>
          <w:sz w:val="22"/>
          <w:szCs w:val="22"/>
        </w:rPr>
        <w:t xml:space="preserve"> abrió la mente sobre el potencial </w:t>
      </w:r>
      <w:r>
        <w:rPr>
          <w:rFonts w:ascii="Times New Roman" w:hAnsi="Times New Roman" w:cs="Times New Roman"/>
          <w:sz w:val="22"/>
          <w:szCs w:val="22"/>
        </w:rPr>
        <w:t>del producto de préstamos con descuento por nómina y así es como empez</w:t>
      </w:r>
      <w:r w:rsidR="009624B4">
        <w:rPr>
          <w:rFonts w:ascii="Times New Roman" w:hAnsi="Times New Roman" w:cs="Times New Roman"/>
          <w:sz w:val="22"/>
          <w:szCs w:val="22"/>
        </w:rPr>
        <w:t>aron</w:t>
      </w:r>
      <w:r>
        <w:rPr>
          <w:rFonts w:ascii="Times New Roman" w:hAnsi="Times New Roman" w:cs="Times New Roman"/>
          <w:sz w:val="22"/>
          <w:szCs w:val="22"/>
        </w:rPr>
        <w:t xml:space="preserve"> a trabajar en el modelo y conoci</w:t>
      </w:r>
      <w:r w:rsidR="009624B4">
        <w:rPr>
          <w:rFonts w:ascii="Times New Roman" w:hAnsi="Times New Roman" w:cs="Times New Roman"/>
          <w:sz w:val="22"/>
          <w:szCs w:val="22"/>
        </w:rPr>
        <w:t>eron</w:t>
      </w:r>
      <w:r w:rsidRPr="003B284B">
        <w:rPr>
          <w:rFonts w:ascii="Times New Roman" w:hAnsi="Times New Roman" w:cs="Times New Roman"/>
          <w:sz w:val="22"/>
          <w:szCs w:val="22"/>
        </w:rPr>
        <w:t xml:space="preserve"> a varios </w:t>
      </w:r>
      <w:r>
        <w:rPr>
          <w:rFonts w:ascii="Times New Roman" w:hAnsi="Times New Roman" w:cs="Times New Roman"/>
          <w:sz w:val="22"/>
          <w:szCs w:val="22"/>
        </w:rPr>
        <w:t xml:space="preserve">líderes de la industria del sector financiero y </w:t>
      </w:r>
      <w:r w:rsidR="009624B4">
        <w:rPr>
          <w:rFonts w:ascii="Times New Roman" w:hAnsi="Times New Roman" w:cs="Times New Roman"/>
          <w:sz w:val="22"/>
          <w:szCs w:val="22"/>
        </w:rPr>
        <w:t xml:space="preserve">empezaron a </w:t>
      </w:r>
      <w:r>
        <w:rPr>
          <w:rFonts w:ascii="Times New Roman" w:hAnsi="Times New Roman" w:cs="Times New Roman"/>
          <w:sz w:val="22"/>
          <w:szCs w:val="22"/>
        </w:rPr>
        <w:t>relacion</w:t>
      </w:r>
      <w:r w:rsidR="009624B4">
        <w:rPr>
          <w:rFonts w:ascii="Times New Roman" w:hAnsi="Times New Roman" w:cs="Times New Roman"/>
          <w:sz w:val="22"/>
          <w:szCs w:val="22"/>
        </w:rPr>
        <w:t>arse</w:t>
      </w:r>
      <w:r>
        <w:rPr>
          <w:rFonts w:ascii="Times New Roman" w:hAnsi="Times New Roman" w:cs="Times New Roman"/>
          <w:sz w:val="22"/>
          <w:szCs w:val="22"/>
        </w:rPr>
        <w:t xml:space="preserve"> con </w:t>
      </w:r>
      <w:r w:rsidR="009624B4">
        <w:rPr>
          <w:rFonts w:ascii="Times New Roman" w:hAnsi="Times New Roman" w:cs="Times New Roman"/>
          <w:sz w:val="22"/>
          <w:szCs w:val="22"/>
        </w:rPr>
        <w:t>gente importante de las dependencias de gobierno para ofrecer préstamos a sus empleados</w:t>
      </w:r>
      <w:r w:rsidRPr="003B284B">
        <w:rPr>
          <w:rFonts w:ascii="Times New Roman" w:hAnsi="Times New Roman" w:cs="Times New Roman"/>
          <w:sz w:val="22"/>
          <w:szCs w:val="22"/>
        </w:rPr>
        <w:t xml:space="preserve">. Una tarde cuando </w:t>
      </w:r>
      <w:r w:rsidR="009624B4">
        <w:rPr>
          <w:rFonts w:ascii="Times New Roman" w:hAnsi="Times New Roman" w:cs="Times New Roman"/>
          <w:sz w:val="22"/>
          <w:szCs w:val="22"/>
        </w:rPr>
        <w:t>Leonel</w:t>
      </w:r>
      <w:r w:rsidRPr="003B284B">
        <w:rPr>
          <w:rFonts w:ascii="Times New Roman" w:hAnsi="Times New Roman" w:cs="Times New Roman"/>
          <w:sz w:val="22"/>
          <w:szCs w:val="22"/>
        </w:rPr>
        <w:t xml:space="preserve"> </w:t>
      </w:r>
      <w:r w:rsidR="009624B4">
        <w:rPr>
          <w:rFonts w:ascii="Times New Roman" w:hAnsi="Times New Roman" w:cs="Times New Roman"/>
          <w:sz w:val="22"/>
          <w:szCs w:val="22"/>
        </w:rPr>
        <w:t>empezó a entender el negocio y se cuestionó</w:t>
      </w:r>
      <w:r w:rsidRPr="003B284B">
        <w:rPr>
          <w:rFonts w:ascii="Times New Roman" w:hAnsi="Times New Roman" w:cs="Times New Roman"/>
          <w:sz w:val="22"/>
          <w:szCs w:val="22"/>
        </w:rPr>
        <w:t xml:space="preserve"> sobre </w:t>
      </w:r>
      <w:r w:rsidR="009624B4">
        <w:rPr>
          <w:rFonts w:ascii="Times New Roman" w:hAnsi="Times New Roman" w:cs="Times New Roman"/>
          <w:sz w:val="22"/>
          <w:szCs w:val="22"/>
        </w:rPr>
        <w:t>emprender en este giro,</w:t>
      </w:r>
      <w:r w:rsidRPr="003B284B">
        <w:rPr>
          <w:rFonts w:ascii="Times New Roman" w:hAnsi="Times New Roman" w:cs="Times New Roman"/>
          <w:sz w:val="22"/>
          <w:szCs w:val="22"/>
        </w:rPr>
        <w:t xml:space="preserve"> </w:t>
      </w:r>
      <w:r w:rsidR="009624B4">
        <w:rPr>
          <w:rFonts w:ascii="Times New Roman" w:hAnsi="Times New Roman" w:cs="Times New Roman"/>
          <w:sz w:val="22"/>
          <w:szCs w:val="22"/>
        </w:rPr>
        <w:t xml:space="preserve">es así como </w:t>
      </w:r>
      <w:r w:rsidRPr="003B284B">
        <w:rPr>
          <w:rFonts w:ascii="Times New Roman" w:hAnsi="Times New Roman" w:cs="Times New Roman"/>
          <w:sz w:val="22"/>
          <w:szCs w:val="22"/>
        </w:rPr>
        <w:t xml:space="preserve">les surgió la idea de formar </w:t>
      </w:r>
      <w:r w:rsidR="009624B4">
        <w:rPr>
          <w:rFonts w:ascii="Times New Roman" w:hAnsi="Times New Roman" w:cs="Times New Roman"/>
          <w:sz w:val="22"/>
          <w:szCs w:val="22"/>
        </w:rPr>
        <w:t>Credifiel</w:t>
      </w:r>
      <w:r w:rsidRPr="003B284B">
        <w:rPr>
          <w:rFonts w:ascii="Times New Roman" w:hAnsi="Times New Roman" w:cs="Times New Roman"/>
          <w:sz w:val="22"/>
          <w:szCs w:val="22"/>
        </w:rPr>
        <w:t xml:space="preserve">. </w:t>
      </w:r>
      <w:r w:rsidR="009624B4">
        <w:rPr>
          <w:rFonts w:ascii="Times New Roman" w:hAnsi="Times New Roman" w:cs="Times New Roman"/>
          <w:sz w:val="22"/>
          <w:szCs w:val="22"/>
        </w:rPr>
        <w:t>Leonel</w:t>
      </w:r>
      <w:r w:rsidRPr="003B284B">
        <w:rPr>
          <w:rFonts w:ascii="Times New Roman" w:hAnsi="Times New Roman" w:cs="Times New Roman"/>
          <w:sz w:val="22"/>
          <w:szCs w:val="22"/>
        </w:rPr>
        <w:t xml:space="preserve"> estaba muy bien conectado y </w:t>
      </w:r>
      <w:r w:rsidR="009624B4">
        <w:rPr>
          <w:rFonts w:ascii="Times New Roman" w:hAnsi="Times New Roman" w:cs="Times New Roman"/>
          <w:sz w:val="22"/>
          <w:szCs w:val="22"/>
        </w:rPr>
        <w:t>Luis de León</w:t>
      </w:r>
      <w:r w:rsidRPr="003B284B">
        <w:rPr>
          <w:rFonts w:ascii="Times New Roman" w:hAnsi="Times New Roman" w:cs="Times New Roman"/>
          <w:sz w:val="22"/>
          <w:szCs w:val="22"/>
        </w:rPr>
        <w:t xml:space="preserve"> entendía </w:t>
      </w:r>
      <w:r w:rsidR="009624B4">
        <w:rPr>
          <w:rFonts w:ascii="Times New Roman" w:hAnsi="Times New Roman" w:cs="Times New Roman"/>
          <w:sz w:val="22"/>
          <w:szCs w:val="22"/>
        </w:rPr>
        <w:t>el modelo de negocio</w:t>
      </w:r>
      <w:r w:rsidRPr="003B284B">
        <w:rPr>
          <w:rFonts w:ascii="Times New Roman" w:hAnsi="Times New Roman" w:cs="Times New Roman"/>
          <w:sz w:val="22"/>
          <w:szCs w:val="22"/>
        </w:rPr>
        <w:t>, además de que conocía</w:t>
      </w:r>
      <w:r w:rsidR="009624B4">
        <w:rPr>
          <w:rFonts w:ascii="Times New Roman" w:hAnsi="Times New Roman" w:cs="Times New Roman"/>
          <w:sz w:val="22"/>
          <w:szCs w:val="22"/>
        </w:rPr>
        <w:t>n</w:t>
      </w:r>
      <w:r w:rsidRPr="003B284B">
        <w:rPr>
          <w:rFonts w:ascii="Times New Roman" w:hAnsi="Times New Roman" w:cs="Times New Roman"/>
          <w:sz w:val="22"/>
          <w:szCs w:val="22"/>
        </w:rPr>
        <w:t xml:space="preserve"> el mercado en México dada su experiencia en el mundo </w:t>
      </w:r>
      <w:r w:rsidR="009624B4">
        <w:rPr>
          <w:rFonts w:ascii="Times New Roman" w:hAnsi="Times New Roman" w:cs="Times New Roman"/>
          <w:sz w:val="22"/>
          <w:szCs w:val="22"/>
        </w:rPr>
        <w:t>financiero</w:t>
      </w:r>
    </w:p>
    <w:p w14:paraId="70113072" w14:textId="77777777" w:rsidR="003B284B" w:rsidRDefault="003B284B" w:rsidP="002875CE">
      <w:pPr>
        <w:jc w:val="both"/>
        <w:rPr>
          <w:rFonts w:ascii="Times New Roman" w:hAnsi="Times New Roman" w:cs="Times New Roman"/>
          <w:sz w:val="22"/>
          <w:szCs w:val="22"/>
        </w:rPr>
      </w:pPr>
    </w:p>
    <w:p w14:paraId="665EBB57" w14:textId="2DF1B4CC" w:rsidR="003B284B" w:rsidRDefault="0018227A" w:rsidP="002875CE">
      <w:pPr>
        <w:jc w:val="both"/>
        <w:rPr>
          <w:rFonts w:ascii="Times New Roman" w:hAnsi="Times New Roman" w:cs="Times New Roman"/>
          <w:sz w:val="22"/>
          <w:szCs w:val="22"/>
        </w:rPr>
      </w:pPr>
      <w:r w:rsidRPr="0018227A">
        <w:rPr>
          <w:rFonts w:ascii="Times New Roman" w:hAnsi="Times New Roman" w:cs="Times New Roman"/>
          <w:sz w:val="22"/>
          <w:szCs w:val="22"/>
        </w:rPr>
        <w:t xml:space="preserve">Fue así como </w:t>
      </w:r>
      <w:r w:rsidRPr="00D05E7B">
        <w:rPr>
          <w:rFonts w:ascii="Times New Roman" w:hAnsi="Times New Roman" w:cs="Times New Roman"/>
          <w:b/>
          <w:bCs/>
          <w:sz w:val="22"/>
          <w:szCs w:val="22"/>
        </w:rPr>
        <w:t>fundaron Credifiel en el verano del 20</w:t>
      </w:r>
      <w:r w:rsidR="004E6B63" w:rsidRPr="00D05E7B">
        <w:rPr>
          <w:rFonts w:ascii="Times New Roman" w:hAnsi="Times New Roman" w:cs="Times New Roman"/>
          <w:b/>
          <w:bCs/>
          <w:sz w:val="22"/>
          <w:szCs w:val="22"/>
        </w:rPr>
        <w:t>0</w:t>
      </w:r>
      <w:r w:rsidRPr="00D05E7B">
        <w:rPr>
          <w:rFonts w:ascii="Times New Roman" w:hAnsi="Times New Roman" w:cs="Times New Roman"/>
          <w:b/>
          <w:bCs/>
          <w:sz w:val="22"/>
          <w:szCs w:val="22"/>
        </w:rPr>
        <w:t>5</w:t>
      </w:r>
      <w:r w:rsidRPr="0018227A">
        <w:rPr>
          <w:rFonts w:ascii="Times New Roman" w:hAnsi="Times New Roman" w:cs="Times New Roman"/>
          <w:sz w:val="22"/>
          <w:szCs w:val="22"/>
        </w:rPr>
        <w:t xml:space="preserve">. Armaron un plan de negocios y </w:t>
      </w:r>
      <w:r>
        <w:rPr>
          <w:rFonts w:ascii="Times New Roman" w:hAnsi="Times New Roman" w:cs="Times New Roman"/>
          <w:sz w:val="22"/>
          <w:szCs w:val="22"/>
        </w:rPr>
        <w:t>desde</w:t>
      </w:r>
      <w:r w:rsidRPr="0018227A">
        <w:rPr>
          <w:rFonts w:ascii="Times New Roman" w:hAnsi="Times New Roman" w:cs="Times New Roman"/>
          <w:sz w:val="22"/>
          <w:szCs w:val="22"/>
        </w:rPr>
        <w:t xml:space="preserve"> el inicio, la empresa enfrentó el desafío de conseguir </w:t>
      </w:r>
      <w:r w:rsidR="004E6B63">
        <w:rPr>
          <w:rFonts w:ascii="Times New Roman" w:hAnsi="Times New Roman" w:cs="Times New Roman"/>
          <w:sz w:val="22"/>
          <w:szCs w:val="22"/>
        </w:rPr>
        <w:t>las líneas de crédito necesarias</w:t>
      </w:r>
      <w:r w:rsidRPr="0018227A">
        <w:rPr>
          <w:rFonts w:ascii="Times New Roman" w:hAnsi="Times New Roman" w:cs="Times New Roman"/>
          <w:sz w:val="22"/>
          <w:szCs w:val="22"/>
        </w:rPr>
        <w:t xml:space="preserve"> para poner en marcha su proyecto. Explorar diversas fuentes de financiamiento fue clave en este proceso</w:t>
      </w:r>
      <w:r>
        <w:rPr>
          <w:rFonts w:ascii="Times New Roman" w:hAnsi="Times New Roman" w:cs="Times New Roman"/>
          <w:sz w:val="22"/>
          <w:szCs w:val="22"/>
        </w:rPr>
        <w:t xml:space="preserve">, tocaron varias puertas y </w:t>
      </w:r>
      <w:r w:rsidRPr="0018227A">
        <w:rPr>
          <w:rFonts w:ascii="Times New Roman" w:hAnsi="Times New Roman" w:cs="Times New Roman"/>
          <w:sz w:val="22"/>
          <w:szCs w:val="22"/>
        </w:rPr>
        <w:t>tras múltiples intentos y refinamientos, lograron captar la atención de un</w:t>
      </w:r>
      <w:r w:rsidR="004E6B63">
        <w:rPr>
          <w:rFonts w:ascii="Times New Roman" w:hAnsi="Times New Roman" w:cs="Times New Roman"/>
          <w:sz w:val="22"/>
          <w:szCs w:val="22"/>
        </w:rPr>
        <w:t xml:space="preserve">a entidad financiero </w:t>
      </w:r>
      <w:r w:rsidRPr="0018227A">
        <w:rPr>
          <w:rFonts w:ascii="Times New Roman" w:hAnsi="Times New Roman" w:cs="Times New Roman"/>
          <w:sz w:val="22"/>
          <w:szCs w:val="22"/>
        </w:rPr>
        <w:t xml:space="preserve">que creyó en el potencial del equipo y </w:t>
      </w:r>
      <w:r w:rsidR="004E6B63">
        <w:rPr>
          <w:rFonts w:ascii="Times New Roman" w:hAnsi="Times New Roman" w:cs="Times New Roman"/>
          <w:sz w:val="22"/>
          <w:szCs w:val="22"/>
        </w:rPr>
        <w:t>del proyecto</w:t>
      </w:r>
      <w:r w:rsidRPr="0018227A">
        <w:rPr>
          <w:rFonts w:ascii="Times New Roman" w:hAnsi="Times New Roman" w:cs="Times New Roman"/>
          <w:sz w:val="22"/>
          <w:szCs w:val="22"/>
        </w:rPr>
        <w:t xml:space="preserve">. Este apostó por ellos no solo con </w:t>
      </w:r>
      <w:r w:rsidR="004E6B63">
        <w:rPr>
          <w:rFonts w:ascii="Times New Roman" w:hAnsi="Times New Roman" w:cs="Times New Roman"/>
          <w:sz w:val="22"/>
          <w:szCs w:val="22"/>
        </w:rPr>
        <w:t>las líneas de crédito</w:t>
      </w:r>
      <w:r w:rsidRPr="0018227A">
        <w:rPr>
          <w:rFonts w:ascii="Times New Roman" w:hAnsi="Times New Roman" w:cs="Times New Roman"/>
          <w:sz w:val="22"/>
          <w:szCs w:val="22"/>
        </w:rPr>
        <w:t>, sino también con redes de contacto y asesoría estratégica, permitiendo a la empresa dar el primer gran paso en su crecimiento</w:t>
      </w:r>
      <w:r w:rsidR="0035757D">
        <w:rPr>
          <w:rFonts w:ascii="Times New Roman" w:hAnsi="Times New Roman" w:cs="Times New Roman"/>
          <w:sz w:val="22"/>
          <w:szCs w:val="22"/>
        </w:rPr>
        <w:t>.</w:t>
      </w:r>
    </w:p>
    <w:p w14:paraId="3D3B66AC" w14:textId="77777777" w:rsidR="0035757D" w:rsidRDefault="0035757D" w:rsidP="002875CE">
      <w:pPr>
        <w:jc w:val="both"/>
        <w:rPr>
          <w:rFonts w:ascii="Times New Roman" w:hAnsi="Times New Roman" w:cs="Times New Roman"/>
          <w:sz w:val="22"/>
          <w:szCs w:val="22"/>
        </w:rPr>
      </w:pPr>
    </w:p>
    <w:p w14:paraId="3C793053" w14:textId="4AB1392D" w:rsidR="0035757D" w:rsidRPr="00FB1687" w:rsidRDefault="0035757D" w:rsidP="002875CE">
      <w:pPr>
        <w:jc w:val="both"/>
        <w:rPr>
          <w:rFonts w:ascii="Times New Roman" w:hAnsi="Times New Roman" w:cs="Times New Roman"/>
          <w:sz w:val="22"/>
          <w:szCs w:val="22"/>
        </w:rPr>
      </w:pPr>
      <w:r>
        <w:rPr>
          <w:rFonts w:ascii="Times New Roman" w:hAnsi="Times New Roman" w:cs="Times New Roman"/>
          <w:sz w:val="22"/>
          <w:szCs w:val="22"/>
        </w:rPr>
        <w:t xml:space="preserve">Como estrategia de crecimiento de negocio, </w:t>
      </w:r>
      <w:r w:rsidR="00532DC9" w:rsidRPr="005B3374">
        <w:rPr>
          <w:rFonts w:ascii="Times New Roman" w:hAnsi="Times New Roman" w:cs="Times New Roman"/>
          <w:b/>
          <w:bCs/>
          <w:sz w:val="22"/>
          <w:szCs w:val="22"/>
        </w:rPr>
        <w:t>Credifiel lanzó en 2011 su producto de descuento por domiciliación</w:t>
      </w:r>
      <w:r w:rsidR="00532DC9" w:rsidRPr="00532DC9">
        <w:rPr>
          <w:rFonts w:ascii="Times New Roman" w:hAnsi="Times New Roman" w:cs="Times New Roman"/>
          <w:sz w:val="22"/>
          <w:szCs w:val="22"/>
        </w:rPr>
        <w:t xml:space="preserve"> como una alternativa adicional dirigida a personas del sector gobierno que no cuentan con un convenio </w:t>
      </w:r>
      <w:r w:rsidR="00532DC9">
        <w:rPr>
          <w:rFonts w:ascii="Times New Roman" w:hAnsi="Times New Roman" w:cs="Times New Roman"/>
          <w:sz w:val="22"/>
          <w:szCs w:val="22"/>
        </w:rPr>
        <w:t xml:space="preserve">de su </w:t>
      </w:r>
      <w:r w:rsidR="00532DC9" w:rsidRPr="00532DC9">
        <w:rPr>
          <w:rFonts w:ascii="Times New Roman" w:hAnsi="Times New Roman" w:cs="Times New Roman"/>
          <w:sz w:val="22"/>
          <w:szCs w:val="22"/>
        </w:rPr>
        <w:t>institución</w:t>
      </w:r>
      <w:r w:rsidR="00532DC9">
        <w:rPr>
          <w:rFonts w:ascii="Times New Roman" w:hAnsi="Times New Roman" w:cs="Times New Roman"/>
          <w:sz w:val="22"/>
          <w:szCs w:val="22"/>
        </w:rPr>
        <w:t xml:space="preserve"> con la empresa</w:t>
      </w:r>
      <w:r w:rsidR="00532DC9" w:rsidRPr="00532DC9">
        <w:rPr>
          <w:rFonts w:ascii="Times New Roman" w:hAnsi="Times New Roman" w:cs="Times New Roman"/>
          <w:sz w:val="22"/>
          <w:szCs w:val="22"/>
        </w:rPr>
        <w:t xml:space="preserve">. Esta iniciativa permitió ofrecerles un esquema de préstamos mediante descuento domiciliado, generando así una nueva oportunidad de financiamiento para </w:t>
      </w:r>
      <w:r w:rsidR="00563207">
        <w:rPr>
          <w:rFonts w:ascii="Times New Roman" w:hAnsi="Times New Roman" w:cs="Times New Roman"/>
          <w:sz w:val="22"/>
          <w:szCs w:val="22"/>
        </w:rPr>
        <w:t>sus</w:t>
      </w:r>
      <w:r w:rsidR="00532DC9" w:rsidRPr="00532DC9">
        <w:rPr>
          <w:rFonts w:ascii="Times New Roman" w:hAnsi="Times New Roman" w:cs="Times New Roman"/>
          <w:sz w:val="22"/>
          <w:szCs w:val="22"/>
        </w:rPr>
        <w:t xml:space="preserve"> clientes y ampliando el alcance de </w:t>
      </w:r>
      <w:r w:rsidR="00563207">
        <w:rPr>
          <w:rFonts w:ascii="Times New Roman" w:hAnsi="Times New Roman" w:cs="Times New Roman"/>
          <w:sz w:val="22"/>
          <w:szCs w:val="22"/>
        </w:rPr>
        <w:t>sus</w:t>
      </w:r>
      <w:r w:rsidR="00532DC9" w:rsidRPr="00532DC9">
        <w:rPr>
          <w:rFonts w:ascii="Times New Roman" w:hAnsi="Times New Roman" w:cs="Times New Roman"/>
          <w:sz w:val="22"/>
          <w:szCs w:val="22"/>
        </w:rPr>
        <w:t xml:space="preserve"> servicios</w:t>
      </w:r>
    </w:p>
    <w:p w14:paraId="2490AA22" w14:textId="77777777" w:rsidR="00AB61F1" w:rsidRDefault="00AB61F1" w:rsidP="002875CE">
      <w:pPr>
        <w:jc w:val="both"/>
        <w:rPr>
          <w:rFonts w:ascii="Times New Roman" w:hAnsi="Times New Roman" w:cs="Times New Roman"/>
          <w:sz w:val="22"/>
          <w:szCs w:val="22"/>
        </w:rPr>
      </w:pPr>
    </w:p>
    <w:p w14:paraId="3868FE3A" w14:textId="77777777" w:rsidR="00AB61F1" w:rsidRDefault="00AB61F1" w:rsidP="002875CE">
      <w:pPr>
        <w:jc w:val="both"/>
        <w:rPr>
          <w:rFonts w:ascii="Times New Roman" w:hAnsi="Times New Roman" w:cs="Times New Roman"/>
          <w:sz w:val="22"/>
          <w:szCs w:val="22"/>
        </w:rPr>
      </w:pPr>
    </w:p>
    <w:p w14:paraId="737A3791" w14:textId="143EAC49" w:rsidR="00AB61F1" w:rsidRDefault="00AB61F1" w:rsidP="002875CE">
      <w:pPr>
        <w:jc w:val="both"/>
        <w:rPr>
          <w:rFonts w:ascii="Times New Roman" w:hAnsi="Times New Roman" w:cs="Times New Roman"/>
          <w:sz w:val="22"/>
          <w:szCs w:val="22"/>
        </w:rPr>
      </w:pPr>
      <w:r w:rsidRPr="00AB61F1">
        <w:rPr>
          <w:rFonts w:ascii="Times New Roman" w:hAnsi="Times New Roman" w:cs="Times New Roman"/>
          <w:b/>
          <w:bCs/>
          <w:sz w:val="22"/>
          <w:szCs w:val="22"/>
        </w:rPr>
        <w:t>El segundo momento: crecimiento acelerado</w:t>
      </w:r>
    </w:p>
    <w:p w14:paraId="79D01B20" w14:textId="77777777" w:rsidR="00AB61F1" w:rsidRDefault="00AB61F1" w:rsidP="002875CE">
      <w:pPr>
        <w:jc w:val="both"/>
        <w:rPr>
          <w:rFonts w:ascii="Times New Roman" w:hAnsi="Times New Roman" w:cs="Times New Roman"/>
          <w:sz w:val="22"/>
          <w:szCs w:val="22"/>
        </w:rPr>
      </w:pPr>
    </w:p>
    <w:p w14:paraId="06EBBDDB" w14:textId="0B9E92F6" w:rsidR="002875CE" w:rsidRDefault="00387503" w:rsidP="002875CE">
      <w:pPr>
        <w:jc w:val="both"/>
        <w:rPr>
          <w:rFonts w:ascii="Times New Roman" w:hAnsi="Times New Roman" w:cs="Times New Roman"/>
          <w:sz w:val="22"/>
          <w:szCs w:val="22"/>
        </w:rPr>
      </w:pPr>
      <w:r w:rsidRPr="009554D9">
        <w:rPr>
          <w:rFonts w:ascii="Times New Roman" w:hAnsi="Times New Roman" w:cs="Times New Roman"/>
          <w:sz w:val="22"/>
          <w:szCs w:val="22"/>
        </w:rPr>
        <w:t xml:space="preserve">Durante el 2022 se abrió una gran ventana de oportunidad en el sector financiero con posibilidades de no solo mejorar el modelo de negocio </w:t>
      </w:r>
      <w:r w:rsidR="00DB7994">
        <w:rPr>
          <w:rFonts w:ascii="Times New Roman" w:hAnsi="Times New Roman" w:cs="Times New Roman"/>
          <w:sz w:val="22"/>
          <w:szCs w:val="22"/>
        </w:rPr>
        <w:t>sino de</w:t>
      </w:r>
      <w:r w:rsidRPr="009554D9">
        <w:rPr>
          <w:rFonts w:ascii="Times New Roman" w:hAnsi="Times New Roman" w:cs="Times New Roman"/>
          <w:sz w:val="22"/>
          <w:szCs w:val="22"/>
        </w:rPr>
        <w:t xml:space="preserve"> ofrecer servicios de calidad</w:t>
      </w:r>
      <w:r w:rsidR="00FD7DED" w:rsidRPr="009554D9">
        <w:rPr>
          <w:rFonts w:ascii="Times New Roman" w:hAnsi="Times New Roman" w:cs="Times New Roman"/>
          <w:sz w:val="22"/>
          <w:szCs w:val="22"/>
        </w:rPr>
        <w:t xml:space="preserve"> y nuevas opciones de crédito</w:t>
      </w:r>
      <w:r w:rsidRPr="009554D9">
        <w:rPr>
          <w:rFonts w:ascii="Times New Roman" w:hAnsi="Times New Roman" w:cs="Times New Roman"/>
          <w:sz w:val="22"/>
          <w:szCs w:val="22"/>
        </w:rPr>
        <w:t xml:space="preserve"> hacia sus clientes</w:t>
      </w:r>
      <w:r w:rsidR="00DB7994">
        <w:rPr>
          <w:rFonts w:ascii="Times New Roman" w:hAnsi="Times New Roman" w:cs="Times New Roman"/>
          <w:sz w:val="22"/>
          <w:szCs w:val="22"/>
        </w:rPr>
        <w:t>. Derivado de lo anterior</w:t>
      </w:r>
      <w:r w:rsidR="00AB61F1">
        <w:rPr>
          <w:rFonts w:ascii="Times New Roman" w:hAnsi="Times New Roman" w:cs="Times New Roman"/>
          <w:sz w:val="22"/>
          <w:szCs w:val="22"/>
        </w:rPr>
        <w:t xml:space="preserve"> Credifiel</w:t>
      </w:r>
      <w:r w:rsidR="00DB7994">
        <w:rPr>
          <w:rFonts w:ascii="Times New Roman" w:hAnsi="Times New Roman" w:cs="Times New Roman"/>
          <w:sz w:val="22"/>
          <w:szCs w:val="22"/>
        </w:rPr>
        <w:t xml:space="preserve"> </w:t>
      </w:r>
      <w:r w:rsidR="00DB7994" w:rsidRPr="00DB7994">
        <w:rPr>
          <w:rFonts w:ascii="Times New Roman" w:hAnsi="Times New Roman" w:cs="Times New Roman"/>
          <w:sz w:val="22"/>
          <w:szCs w:val="22"/>
        </w:rPr>
        <w:t>identificó una oportunidad clave en el mercado financiero derivada de un entorno cada vez más competitivo y regulado, así como de la creciente necesidad de ofrecer productos más flexibles, seguros y convenientes para los clientes. Esta coyuntura impulsó a la empresa a repensar su modelo de negocio</w:t>
      </w:r>
      <w:r w:rsidR="00DB7994">
        <w:rPr>
          <w:rFonts w:ascii="Times New Roman" w:hAnsi="Times New Roman" w:cs="Times New Roman"/>
          <w:sz w:val="22"/>
          <w:szCs w:val="22"/>
        </w:rPr>
        <w:t xml:space="preserve"> </w:t>
      </w:r>
      <w:r w:rsidR="00DB7994" w:rsidRPr="00DB7994">
        <w:rPr>
          <w:rFonts w:ascii="Times New Roman" w:hAnsi="Times New Roman" w:cs="Times New Roman"/>
          <w:sz w:val="22"/>
          <w:szCs w:val="22"/>
        </w:rPr>
        <w:t xml:space="preserve">y comenzar a trabajar en </w:t>
      </w:r>
      <w:r w:rsidR="00277C04" w:rsidRPr="00277C04">
        <w:rPr>
          <w:rFonts w:ascii="Times New Roman" w:hAnsi="Times New Roman" w:cs="Times New Roman"/>
          <w:b/>
          <w:bCs/>
          <w:sz w:val="22"/>
          <w:szCs w:val="22"/>
        </w:rPr>
        <w:t>mejorar su</w:t>
      </w:r>
      <w:r w:rsidR="00DB7994" w:rsidRPr="00277C04">
        <w:rPr>
          <w:rFonts w:ascii="Times New Roman" w:hAnsi="Times New Roman" w:cs="Times New Roman"/>
          <w:b/>
          <w:bCs/>
          <w:sz w:val="22"/>
          <w:szCs w:val="22"/>
        </w:rPr>
        <w:t xml:space="preserve"> estrategia centrada en la domiciliación de pagos</w:t>
      </w:r>
      <w:r w:rsidR="00277C04" w:rsidRPr="00277C04">
        <w:rPr>
          <w:rFonts w:ascii="Times New Roman" w:hAnsi="Times New Roman" w:cs="Times New Roman"/>
          <w:sz w:val="22"/>
          <w:szCs w:val="22"/>
        </w:rPr>
        <w:t xml:space="preserve">, lo que representa un cambio significativo hacia </w:t>
      </w:r>
      <w:r w:rsidR="00AB61F1">
        <w:rPr>
          <w:rFonts w:ascii="Times New Roman" w:hAnsi="Times New Roman" w:cs="Times New Roman"/>
          <w:sz w:val="22"/>
          <w:szCs w:val="22"/>
        </w:rPr>
        <w:t xml:space="preserve">buscar </w:t>
      </w:r>
      <w:r w:rsidR="00277C04" w:rsidRPr="00277C04">
        <w:rPr>
          <w:rFonts w:ascii="Times New Roman" w:hAnsi="Times New Roman" w:cs="Times New Roman"/>
          <w:sz w:val="22"/>
          <w:szCs w:val="22"/>
        </w:rPr>
        <w:t>un esquema de cobranza más estable, menos dependiente de la gestión manual</w:t>
      </w:r>
      <w:r w:rsidR="006E6CCD">
        <w:rPr>
          <w:rFonts w:ascii="Times New Roman" w:hAnsi="Times New Roman" w:cs="Times New Roman"/>
          <w:sz w:val="22"/>
          <w:szCs w:val="22"/>
        </w:rPr>
        <w:t>,</w:t>
      </w:r>
      <w:r w:rsidR="00277C04" w:rsidRPr="00277C04">
        <w:rPr>
          <w:rFonts w:ascii="Times New Roman" w:hAnsi="Times New Roman" w:cs="Times New Roman"/>
          <w:sz w:val="22"/>
          <w:szCs w:val="22"/>
        </w:rPr>
        <w:t xml:space="preserve"> con mayor trazabilidad</w:t>
      </w:r>
      <w:r w:rsidR="006E6CCD">
        <w:rPr>
          <w:rFonts w:ascii="Times New Roman" w:hAnsi="Times New Roman" w:cs="Times New Roman"/>
          <w:sz w:val="22"/>
          <w:szCs w:val="22"/>
        </w:rPr>
        <w:t xml:space="preserve"> y más optimizada</w:t>
      </w:r>
      <w:r w:rsidR="00277C04">
        <w:rPr>
          <w:rFonts w:ascii="Times New Roman" w:hAnsi="Times New Roman" w:cs="Times New Roman"/>
          <w:sz w:val="22"/>
          <w:szCs w:val="22"/>
        </w:rPr>
        <w:t>.</w:t>
      </w:r>
    </w:p>
    <w:p w14:paraId="55DA3F11" w14:textId="77777777" w:rsidR="000E3A87" w:rsidRDefault="000E3A87" w:rsidP="00FB1687">
      <w:pPr>
        <w:jc w:val="both"/>
        <w:rPr>
          <w:rFonts w:ascii="Times New Roman" w:hAnsi="Times New Roman" w:cs="Times New Roman"/>
          <w:sz w:val="22"/>
          <w:szCs w:val="22"/>
        </w:rPr>
      </w:pPr>
    </w:p>
    <w:p w14:paraId="00532C7F" w14:textId="30B25AC6" w:rsidR="000E3A87" w:rsidRDefault="000E3A87" w:rsidP="00FB1687">
      <w:pPr>
        <w:jc w:val="both"/>
        <w:rPr>
          <w:rFonts w:ascii="Times New Roman" w:hAnsi="Times New Roman" w:cs="Times New Roman"/>
          <w:sz w:val="22"/>
          <w:szCs w:val="22"/>
        </w:rPr>
      </w:pPr>
      <w:r w:rsidRPr="000E3A87">
        <w:rPr>
          <w:rFonts w:ascii="Times New Roman" w:hAnsi="Times New Roman" w:cs="Times New Roman"/>
          <w:sz w:val="22"/>
          <w:szCs w:val="22"/>
        </w:rPr>
        <w:t xml:space="preserve">Credifiel es una empresa con </w:t>
      </w:r>
      <w:r w:rsidRPr="000E3A87">
        <w:rPr>
          <w:rFonts w:ascii="Times New Roman" w:hAnsi="Times New Roman" w:cs="Times New Roman"/>
          <w:b/>
          <w:bCs/>
          <w:sz w:val="22"/>
          <w:szCs w:val="22"/>
        </w:rPr>
        <w:t>20 años de experiencia en el sector financiero</w:t>
      </w:r>
      <w:r w:rsidRPr="000E3A87">
        <w:rPr>
          <w:rFonts w:ascii="Times New Roman" w:hAnsi="Times New Roman" w:cs="Times New Roman"/>
          <w:sz w:val="22"/>
          <w:szCs w:val="22"/>
        </w:rPr>
        <w:t xml:space="preserve">, consolidándose como una institución sólida y confiable. A lo largo de su trayectoria, ha otorgado </w:t>
      </w:r>
      <w:r w:rsidRPr="000E3A87">
        <w:rPr>
          <w:rFonts w:ascii="Times New Roman" w:hAnsi="Times New Roman" w:cs="Times New Roman"/>
          <w:b/>
          <w:bCs/>
          <w:sz w:val="22"/>
          <w:szCs w:val="22"/>
        </w:rPr>
        <w:t>más de 650,000 créditos</w:t>
      </w:r>
      <w:r w:rsidRPr="000E3A87">
        <w:rPr>
          <w:rFonts w:ascii="Times New Roman" w:hAnsi="Times New Roman" w:cs="Times New Roman"/>
          <w:sz w:val="22"/>
          <w:szCs w:val="22"/>
        </w:rPr>
        <w:t>, lo que refleja su compromiso con brindar soluciones financieras accesibles y adaptadas a las necesidades de sus clientes</w:t>
      </w:r>
      <w:r w:rsidRPr="000E3A87">
        <w:rPr>
          <w:rFonts w:ascii="Times New Roman" w:hAnsi="Times New Roman" w:cs="Times New Roman"/>
          <w:sz w:val="22"/>
          <w:szCs w:val="22"/>
        </w:rPr>
        <w:t xml:space="preserve"> </w:t>
      </w:r>
      <w:r>
        <w:rPr>
          <w:rFonts w:ascii="Times New Roman" w:hAnsi="Times New Roman" w:cs="Times New Roman"/>
          <w:sz w:val="22"/>
          <w:szCs w:val="22"/>
        </w:rPr>
        <w:t xml:space="preserve"> </w:t>
      </w:r>
    </w:p>
    <w:p w14:paraId="56E3DD1A" w14:textId="77777777" w:rsidR="000E3A87" w:rsidRDefault="000E3A87" w:rsidP="002875CE">
      <w:pPr>
        <w:jc w:val="both"/>
        <w:rPr>
          <w:rFonts w:ascii="Times New Roman" w:hAnsi="Times New Roman" w:cs="Times New Roman"/>
          <w:sz w:val="22"/>
          <w:szCs w:val="22"/>
        </w:rPr>
      </w:pPr>
    </w:p>
    <w:p w14:paraId="63DFAA11" w14:textId="5B94B443" w:rsidR="00277C04" w:rsidRDefault="009F58D7" w:rsidP="002875CE">
      <w:pPr>
        <w:jc w:val="both"/>
        <w:rPr>
          <w:rFonts w:ascii="Times New Roman" w:hAnsi="Times New Roman" w:cs="Times New Roman"/>
          <w:sz w:val="22"/>
          <w:szCs w:val="22"/>
        </w:rPr>
      </w:pPr>
      <w:r>
        <w:rPr>
          <w:rFonts w:ascii="Times New Roman" w:hAnsi="Times New Roman" w:cs="Times New Roman"/>
          <w:sz w:val="22"/>
          <w:szCs w:val="22"/>
        </w:rPr>
        <w:t>Luis de León</w:t>
      </w:r>
      <w:r w:rsidR="00277C04">
        <w:rPr>
          <w:rFonts w:ascii="Times New Roman" w:hAnsi="Times New Roman" w:cs="Times New Roman"/>
          <w:sz w:val="22"/>
          <w:szCs w:val="22"/>
        </w:rPr>
        <w:t>, socio y cofundador de Credifiel,</w:t>
      </w:r>
      <w:r w:rsidR="00C97765" w:rsidRPr="009554D9">
        <w:rPr>
          <w:rFonts w:ascii="Times New Roman" w:hAnsi="Times New Roman" w:cs="Times New Roman"/>
          <w:sz w:val="22"/>
          <w:szCs w:val="22"/>
        </w:rPr>
        <w:t xml:space="preserve"> se encontraba especialmente preocupado por como aprovechar esta oportunidad y sabía que un elemento importante para lograrlo era invertir en el uso de las tecnologías de la información</w:t>
      </w:r>
      <w:r w:rsidR="00277C04">
        <w:rPr>
          <w:rFonts w:ascii="Times New Roman" w:hAnsi="Times New Roman" w:cs="Times New Roman"/>
          <w:sz w:val="22"/>
          <w:szCs w:val="22"/>
        </w:rPr>
        <w:t>, pero no sabía cómo o por donde empezar, si los datos están disponibles para explotarlos</w:t>
      </w:r>
      <w:r w:rsidR="00AB61F1">
        <w:rPr>
          <w:rFonts w:ascii="Times New Roman" w:hAnsi="Times New Roman" w:cs="Times New Roman"/>
          <w:sz w:val="22"/>
          <w:szCs w:val="22"/>
        </w:rPr>
        <w:t xml:space="preserve">, si la calidad de los datos es la ideal para ello, si cuenta con </w:t>
      </w:r>
      <w:r w:rsidR="00277C04">
        <w:rPr>
          <w:rFonts w:ascii="Times New Roman" w:hAnsi="Times New Roman" w:cs="Times New Roman"/>
          <w:sz w:val="22"/>
          <w:szCs w:val="22"/>
        </w:rPr>
        <w:t>l</w:t>
      </w:r>
      <w:r w:rsidR="006E6CCD">
        <w:rPr>
          <w:rFonts w:ascii="Times New Roman" w:hAnsi="Times New Roman" w:cs="Times New Roman"/>
          <w:sz w:val="22"/>
          <w:szCs w:val="22"/>
        </w:rPr>
        <w:t xml:space="preserve">os insumos </w:t>
      </w:r>
      <w:r w:rsidR="00277C04">
        <w:rPr>
          <w:rFonts w:ascii="Times New Roman" w:hAnsi="Times New Roman" w:cs="Times New Roman"/>
          <w:sz w:val="22"/>
          <w:szCs w:val="22"/>
        </w:rPr>
        <w:t>necesari</w:t>
      </w:r>
      <w:r w:rsidR="006E6CCD">
        <w:rPr>
          <w:rFonts w:ascii="Times New Roman" w:hAnsi="Times New Roman" w:cs="Times New Roman"/>
          <w:sz w:val="22"/>
          <w:szCs w:val="22"/>
        </w:rPr>
        <w:t>o</w:t>
      </w:r>
      <w:r w:rsidR="00AB61F1">
        <w:rPr>
          <w:rFonts w:ascii="Times New Roman" w:hAnsi="Times New Roman" w:cs="Times New Roman"/>
          <w:sz w:val="22"/>
          <w:szCs w:val="22"/>
        </w:rPr>
        <w:t>s</w:t>
      </w:r>
      <w:r w:rsidR="00277C04">
        <w:rPr>
          <w:rFonts w:ascii="Times New Roman" w:hAnsi="Times New Roman" w:cs="Times New Roman"/>
          <w:sz w:val="22"/>
          <w:szCs w:val="22"/>
        </w:rPr>
        <w:t xml:space="preserve"> para tomar esta decisión</w:t>
      </w:r>
      <w:r w:rsidR="00AB61F1">
        <w:rPr>
          <w:rFonts w:ascii="Times New Roman" w:hAnsi="Times New Roman" w:cs="Times New Roman"/>
          <w:sz w:val="22"/>
          <w:szCs w:val="22"/>
        </w:rPr>
        <w:t xml:space="preserve"> o hasta en invertir en modelos de IA que son muy caros y que no le genera la certidumbre necesaria para esta fuerte inversión</w:t>
      </w:r>
      <w:r w:rsidR="00C97765" w:rsidRPr="009554D9">
        <w:rPr>
          <w:rFonts w:ascii="Times New Roman" w:hAnsi="Times New Roman" w:cs="Times New Roman"/>
          <w:sz w:val="22"/>
          <w:szCs w:val="22"/>
        </w:rPr>
        <w:t>. Llevaban ya algunos años</w:t>
      </w:r>
      <w:r w:rsidR="008E364D" w:rsidRPr="009554D9">
        <w:rPr>
          <w:rFonts w:ascii="Times New Roman" w:hAnsi="Times New Roman" w:cs="Times New Roman"/>
          <w:sz w:val="22"/>
          <w:szCs w:val="22"/>
        </w:rPr>
        <w:t xml:space="preserve"> </w:t>
      </w:r>
      <w:r w:rsidR="00C97765" w:rsidRPr="009554D9">
        <w:rPr>
          <w:rFonts w:ascii="Times New Roman" w:hAnsi="Times New Roman" w:cs="Times New Roman"/>
          <w:sz w:val="22"/>
          <w:szCs w:val="22"/>
        </w:rPr>
        <w:t xml:space="preserve">discutiendo con sus líderes del negocio </w:t>
      </w:r>
      <w:r w:rsidR="00277C04">
        <w:rPr>
          <w:rFonts w:ascii="Times New Roman" w:hAnsi="Times New Roman" w:cs="Times New Roman"/>
          <w:sz w:val="22"/>
          <w:szCs w:val="22"/>
        </w:rPr>
        <w:t xml:space="preserve">la </w:t>
      </w:r>
      <w:r w:rsidR="00277C04" w:rsidRPr="00D05E7B">
        <w:rPr>
          <w:rFonts w:ascii="Times New Roman" w:hAnsi="Times New Roman" w:cs="Times New Roman"/>
          <w:b/>
          <w:bCs/>
          <w:sz w:val="22"/>
          <w:szCs w:val="22"/>
        </w:rPr>
        <w:t xml:space="preserve">continuidad </w:t>
      </w:r>
      <w:r w:rsidR="00280AAA" w:rsidRPr="00D05E7B">
        <w:rPr>
          <w:rFonts w:ascii="Times New Roman" w:hAnsi="Times New Roman" w:cs="Times New Roman"/>
          <w:b/>
          <w:bCs/>
          <w:sz w:val="22"/>
          <w:szCs w:val="22"/>
        </w:rPr>
        <w:t>del producto de descuento vía domiciliación derivado de los riesgos que implica</w:t>
      </w:r>
      <w:r w:rsidR="006E6CCD">
        <w:rPr>
          <w:rFonts w:ascii="Times New Roman" w:hAnsi="Times New Roman" w:cs="Times New Roman"/>
          <w:sz w:val="22"/>
          <w:szCs w:val="22"/>
        </w:rPr>
        <w:t>, las comisiones que genera, la tasa de morosidad del producto y malas prácticas por parte de los clientes</w:t>
      </w:r>
      <w:r w:rsidR="00280AAA">
        <w:rPr>
          <w:rFonts w:ascii="Times New Roman" w:hAnsi="Times New Roman" w:cs="Times New Roman"/>
          <w:sz w:val="22"/>
          <w:szCs w:val="22"/>
        </w:rPr>
        <w:t xml:space="preserve">. </w:t>
      </w:r>
    </w:p>
    <w:p w14:paraId="5FCE6FB1" w14:textId="77777777" w:rsidR="008B0C2F" w:rsidRDefault="008B0C2F" w:rsidP="002875CE">
      <w:pPr>
        <w:jc w:val="both"/>
        <w:rPr>
          <w:rFonts w:ascii="Times New Roman" w:hAnsi="Times New Roman" w:cs="Times New Roman"/>
          <w:sz w:val="22"/>
          <w:szCs w:val="22"/>
        </w:rPr>
      </w:pPr>
    </w:p>
    <w:p w14:paraId="45D59DCF" w14:textId="77777777" w:rsidR="00C97765" w:rsidRDefault="00C97765" w:rsidP="002875CE">
      <w:pPr>
        <w:jc w:val="both"/>
        <w:rPr>
          <w:rFonts w:ascii="Times New Roman" w:hAnsi="Times New Roman" w:cs="Times New Roman"/>
          <w:sz w:val="22"/>
          <w:szCs w:val="22"/>
        </w:rPr>
      </w:pPr>
    </w:p>
    <w:p w14:paraId="187359CD" w14:textId="3087A00F" w:rsidR="00AD0259" w:rsidRPr="00345D48" w:rsidRDefault="00AD0259" w:rsidP="00AD0259">
      <w:pPr>
        <w:jc w:val="both"/>
        <w:rPr>
          <w:rFonts w:ascii="Times New Roman" w:hAnsi="Times New Roman" w:cs="Times New Roman"/>
          <w:b/>
          <w:bCs/>
          <w:sz w:val="22"/>
          <w:szCs w:val="22"/>
        </w:rPr>
      </w:pPr>
      <w:r>
        <w:rPr>
          <w:rFonts w:ascii="Times New Roman" w:hAnsi="Times New Roman" w:cs="Times New Roman"/>
          <w:b/>
          <w:bCs/>
          <w:sz w:val="22"/>
          <w:szCs w:val="22"/>
        </w:rPr>
        <w:t>Aceleradores funcionales y tecnológicos</w:t>
      </w:r>
      <w:r>
        <w:rPr>
          <w:rFonts w:ascii="Times New Roman" w:hAnsi="Times New Roman" w:cs="Times New Roman"/>
          <w:b/>
          <w:bCs/>
          <w:sz w:val="22"/>
          <w:szCs w:val="22"/>
        </w:rPr>
        <w:t xml:space="preserve"> implementados </w:t>
      </w:r>
      <w:r w:rsidR="008B0C2F">
        <w:rPr>
          <w:rFonts w:ascii="Times New Roman" w:hAnsi="Times New Roman" w:cs="Times New Roman"/>
          <w:b/>
          <w:bCs/>
          <w:sz w:val="22"/>
          <w:szCs w:val="22"/>
        </w:rPr>
        <w:t xml:space="preserve">al </w:t>
      </w:r>
      <w:r w:rsidR="00D05E7B">
        <w:rPr>
          <w:rFonts w:ascii="Times New Roman" w:hAnsi="Times New Roman" w:cs="Times New Roman"/>
          <w:b/>
          <w:bCs/>
          <w:sz w:val="22"/>
          <w:szCs w:val="22"/>
        </w:rPr>
        <w:t xml:space="preserve">producto </w:t>
      </w:r>
      <w:r w:rsidR="008B0C2F">
        <w:rPr>
          <w:rFonts w:ascii="Times New Roman" w:hAnsi="Times New Roman" w:cs="Times New Roman"/>
          <w:b/>
          <w:bCs/>
          <w:sz w:val="22"/>
          <w:szCs w:val="22"/>
        </w:rPr>
        <w:t>de domiciliación</w:t>
      </w:r>
    </w:p>
    <w:p w14:paraId="1C48D029" w14:textId="77777777" w:rsidR="00AD0259" w:rsidRDefault="00AD0259" w:rsidP="00AD0259">
      <w:pPr>
        <w:jc w:val="both"/>
        <w:rPr>
          <w:rFonts w:ascii="Times New Roman" w:hAnsi="Times New Roman" w:cs="Times New Roman"/>
          <w:sz w:val="22"/>
          <w:szCs w:val="22"/>
        </w:rPr>
      </w:pPr>
    </w:p>
    <w:p w14:paraId="306681B3" w14:textId="77777777" w:rsidR="00AD0259" w:rsidRDefault="00AD0259" w:rsidP="00AD0259">
      <w:pPr>
        <w:jc w:val="both"/>
        <w:rPr>
          <w:rFonts w:ascii="Times New Roman" w:hAnsi="Times New Roman" w:cs="Times New Roman"/>
          <w:sz w:val="22"/>
          <w:szCs w:val="22"/>
        </w:rPr>
      </w:pPr>
      <w:r>
        <w:rPr>
          <w:rFonts w:ascii="Times New Roman" w:hAnsi="Times New Roman" w:cs="Times New Roman"/>
          <w:sz w:val="22"/>
          <w:szCs w:val="22"/>
        </w:rPr>
        <w:t>Cabe mencionar,</w:t>
      </w:r>
      <w:r w:rsidRPr="0033368A">
        <w:rPr>
          <w:rFonts w:ascii="Times New Roman" w:hAnsi="Times New Roman" w:cs="Times New Roman"/>
          <w:sz w:val="22"/>
          <w:szCs w:val="22"/>
        </w:rPr>
        <w:t xml:space="preserve"> Credifiel </w:t>
      </w:r>
      <w:r>
        <w:rPr>
          <w:rFonts w:ascii="Times New Roman" w:hAnsi="Times New Roman" w:cs="Times New Roman"/>
          <w:sz w:val="22"/>
          <w:szCs w:val="22"/>
        </w:rPr>
        <w:t>e</w:t>
      </w:r>
      <w:r w:rsidRPr="00927301">
        <w:rPr>
          <w:rFonts w:ascii="Times New Roman" w:hAnsi="Times New Roman" w:cs="Times New Roman"/>
          <w:sz w:val="22"/>
          <w:szCs w:val="22"/>
        </w:rPr>
        <w:t xml:space="preserve">n su compromiso por optimizar el proceso de cobranza a través de domiciliación bancaria, ha implementado múltiples esfuerzos estratégicos y operativos. </w:t>
      </w:r>
    </w:p>
    <w:p w14:paraId="678A6A78" w14:textId="77777777" w:rsidR="00AD0259" w:rsidRDefault="00AD0259" w:rsidP="00AD0259">
      <w:pPr>
        <w:jc w:val="both"/>
        <w:rPr>
          <w:rFonts w:ascii="Times New Roman" w:hAnsi="Times New Roman" w:cs="Times New Roman"/>
          <w:sz w:val="22"/>
          <w:szCs w:val="22"/>
        </w:rPr>
      </w:pPr>
    </w:p>
    <w:p w14:paraId="44237182" w14:textId="77777777" w:rsidR="00AD0259" w:rsidRPr="00927301" w:rsidRDefault="00AD0259" w:rsidP="00AD0259">
      <w:pPr>
        <w:jc w:val="both"/>
        <w:rPr>
          <w:rFonts w:ascii="Times New Roman" w:hAnsi="Times New Roman" w:cs="Times New Roman"/>
          <w:sz w:val="22"/>
          <w:szCs w:val="22"/>
        </w:rPr>
      </w:pPr>
      <w:r w:rsidRPr="00927301">
        <w:rPr>
          <w:rFonts w:ascii="Times New Roman" w:hAnsi="Times New Roman" w:cs="Times New Roman"/>
          <w:sz w:val="22"/>
          <w:szCs w:val="22"/>
        </w:rPr>
        <w:t xml:space="preserve">Uno de los pasos más relevantes ha sido la </w:t>
      </w:r>
      <w:r w:rsidRPr="00680B67">
        <w:rPr>
          <w:rFonts w:ascii="Times New Roman" w:hAnsi="Times New Roman" w:cs="Times New Roman"/>
          <w:b/>
          <w:bCs/>
          <w:sz w:val="22"/>
          <w:szCs w:val="22"/>
        </w:rPr>
        <w:t>contratación de varias emisoras con distintos bancos</w:t>
      </w:r>
      <w:r w:rsidRPr="00927301">
        <w:rPr>
          <w:rFonts w:ascii="Times New Roman" w:hAnsi="Times New Roman" w:cs="Times New Roman"/>
          <w:sz w:val="22"/>
          <w:szCs w:val="22"/>
        </w:rPr>
        <w:t xml:space="preserve">, lo cual permitió ampliar significativamente los horarios de cobranza y mejorar la flexibilidad del servicio. Además, se establecieron </w:t>
      </w:r>
      <w:r w:rsidRPr="00680B67">
        <w:rPr>
          <w:rFonts w:ascii="Times New Roman" w:hAnsi="Times New Roman" w:cs="Times New Roman"/>
          <w:b/>
          <w:bCs/>
          <w:sz w:val="22"/>
          <w:szCs w:val="22"/>
        </w:rPr>
        <w:t xml:space="preserve">conexiones host </w:t>
      </w:r>
      <w:proofErr w:type="spellStart"/>
      <w:r w:rsidRPr="00680B67">
        <w:rPr>
          <w:rFonts w:ascii="Times New Roman" w:hAnsi="Times New Roman" w:cs="Times New Roman"/>
          <w:b/>
          <w:bCs/>
          <w:sz w:val="22"/>
          <w:szCs w:val="22"/>
        </w:rPr>
        <w:t>to</w:t>
      </w:r>
      <w:proofErr w:type="spellEnd"/>
      <w:r w:rsidRPr="00680B67">
        <w:rPr>
          <w:rFonts w:ascii="Times New Roman" w:hAnsi="Times New Roman" w:cs="Times New Roman"/>
          <w:b/>
          <w:bCs/>
          <w:sz w:val="22"/>
          <w:szCs w:val="22"/>
        </w:rPr>
        <w:t xml:space="preserve"> host con las principales instituciones bancarias</w:t>
      </w:r>
      <w:r w:rsidRPr="00927301">
        <w:rPr>
          <w:rFonts w:ascii="Times New Roman" w:hAnsi="Times New Roman" w:cs="Times New Roman"/>
          <w:sz w:val="22"/>
          <w:szCs w:val="22"/>
        </w:rPr>
        <w:t>, asegurando una integración directa y en tiempo real para procesar los cargos con mayor rapidez y seguridad.</w:t>
      </w:r>
      <w:r>
        <w:rPr>
          <w:rFonts w:ascii="Times New Roman" w:hAnsi="Times New Roman" w:cs="Times New Roman"/>
          <w:sz w:val="22"/>
          <w:szCs w:val="22"/>
        </w:rPr>
        <w:t xml:space="preserve"> Se incorporó a STP como medio de cobro creando referencias de cobro para domiciliación.</w:t>
      </w:r>
    </w:p>
    <w:p w14:paraId="1EC661FE" w14:textId="77777777" w:rsidR="00AD0259" w:rsidRDefault="00AD0259" w:rsidP="00AD0259">
      <w:pPr>
        <w:jc w:val="both"/>
        <w:rPr>
          <w:rFonts w:ascii="Times New Roman" w:hAnsi="Times New Roman" w:cs="Times New Roman"/>
          <w:sz w:val="22"/>
          <w:szCs w:val="22"/>
        </w:rPr>
      </w:pPr>
    </w:p>
    <w:p w14:paraId="3BAA17FA" w14:textId="77777777" w:rsidR="00AD0259" w:rsidRDefault="00AD0259" w:rsidP="00AD0259">
      <w:pPr>
        <w:jc w:val="both"/>
        <w:rPr>
          <w:rFonts w:ascii="Times New Roman" w:hAnsi="Times New Roman" w:cs="Times New Roman"/>
          <w:sz w:val="22"/>
          <w:szCs w:val="22"/>
        </w:rPr>
      </w:pPr>
      <w:r w:rsidRPr="00927301">
        <w:rPr>
          <w:rFonts w:ascii="Times New Roman" w:hAnsi="Times New Roman" w:cs="Times New Roman"/>
          <w:sz w:val="22"/>
          <w:szCs w:val="22"/>
        </w:rPr>
        <w:t xml:space="preserve">Como parte de su proceso de automatización, Credifiel implementó </w:t>
      </w:r>
      <w:r w:rsidRPr="00927301">
        <w:rPr>
          <w:rFonts w:ascii="Times New Roman" w:hAnsi="Times New Roman" w:cs="Times New Roman"/>
          <w:b/>
          <w:bCs/>
          <w:sz w:val="22"/>
          <w:szCs w:val="22"/>
        </w:rPr>
        <w:t>motores de domiciliación</w:t>
      </w:r>
      <w:r w:rsidRPr="00927301">
        <w:rPr>
          <w:rFonts w:ascii="Times New Roman" w:hAnsi="Times New Roman" w:cs="Times New Roman"/>
          <w:sz w:val="22"/>
          <w:szCs w:val="22"/>
        </w:rPr>
        <w:t xml:space="preserve"> que permitieron sistematizar los cobros y reducir la intervención manual, disminuyendo errores operativos y mejorando la trazabilidad de las transacciones. </w:t>
      </w:r>
    </w:p>
    <w:p w14:paraId="0766AF56" w14:textId="77777777" w:rsidR="00AD0259" w:rsidRDefault="00AD0259" w:rsidP="00AD0259">
      <w:pPr>
        <w:jc w:val="both"/>
        <w:rPr>
          <w:rFonts w:ascii="Times New Roman" w:hAnsi="Times New Roman" w:cs="Times New Roman"/>
          <w:sz w:val="22"/>
          <w:szCs w:val="22"/>
        </w:rPr>
      </w:pPr>
    </w:p>
    <w:p w14:paraId="09611DBC" w14:textId="77777777" w:rsidR="00AD0259" w:rsidRPr="00927301" w:rsidRDefault="00AD0259" w:rsidP="00AD0259">
      <w:pPr>
        <w:jc w:val="both"/>
        <w:rPr>
          <w:rFonts w:ascii="Times New Roman" w:hAnsi="Times New Roman" w:cs="Times New Roman"/>
          <w:sz w:val="22"/>
          <w:szCs w:val="22"/>
        </w:rPr>
      </w:pPr>
      <w:r w:rsidRPr="00927301">
        <w:rPr>
          <w:rFonts w:ascii="Times New Roman" w:hAnsi="Times New Roman" w:cs="Times New Roman"/>
          <w:sz w:val="22"/>
          <w:szCs w:val="22"/>
        </w:rPr>
        <w:t xml:space="preserve">Para reforzar estos avances tecnológicos, se realizaron también diversas </w:t>
      </w:r>
      <w:r w:rsidRPr="00927301">
        <w:rPr>
          <w:rFonts w:ascii="Times New Roman" w:hAnsi="Times New Roman" w:cs="Times New Roman"/>
          <w:b/>
          <w:bCs/>
          <w:sz w:val="22"/>
          <w:szCs w:val="22"/>
        </w:rPr>
        <w:t xml:space="preserve">capacitaciones con expertos </w:t>
      </w:r>
      <w:r w:rsidRPr="00927301">
        <w:rPr>
          <w:rFonts w:ascii="Times New Roman" w:hAnsi="Times New Roman" w:cs="Times New Roman"/>
          <w:sz w:val="22"/>
          <w:szCs w:val="22"/>
        </w:rPr>
        <w:t>en domiciliación, orientadas a profesionalizar al equipo interno, profundizar en las buenas prácticas del sector y generar estrategias más efectivas para incrementar los índices de recuperación.</w:t>
      </w:r>
    </w:p>
    <w:p w14:paraId="6DBE5E35" w14:textId="77777777" w:rsidR="00AD0259" w:rsidRDefault="00AD0259" w:rsidP="00AD0259">
      <w:pPr>
        <w:jc w:val="both"/>
        <w:rPr>
          <w:rFonts w:ascii="Times New Roman" w:hAnsi="Times New Roman" w:cs="Times New Roman"/>
          <w:sz w:val="22"/>
          <w:szCs w:val="22"/>
        </w:rPr>
      </w:pPr>
    </w:p>
    <w:p w14:paraId="3B30F7D6" w14:textId="77777777" w:rsidR="00AD0259" w:rsidRPr="00927301" w:rsidRDefault="00AD0259" w:rsidP="00AD0259">
      <w:pPr>
        <w:jc w:val="both"/>
        <w:rPr>
          <w:rFonts w:ascii="Times New Roman" w:hAnsi="Times New Roman" w:cs="Times New Roman"/>
          <w:sz w:val="22"/>
          <w:szCs w:val="22"/>
        </w:rPr>
      </w:pPr>
      <w:r w:rsidRPr="00927301">
        <w:rPr>
          <w:rFonts w:ascii="Times New Roman" w:hAnsi="Times New Roman" w:cs="Times New Roman"/>
          <w:sz w:val="22"/>
          <w:szCs w:val="22"/>
        </w:rPr>
        <w:t xml:space="preserve">Sin embargo, a pesar de contar con la infraestructura tecnológica adecuada, integraciones bancarias robustas y personal capacitado, Credifiel no </w:t>
      </w:r>
      <w:r>
        <w:rPr>
          <w:rFonts w:ascii="Times New Roman" w:hAnsi="Times New Roman" w:cs="Times New Roman"/>
          <w:sz w:val="22"/>
          <w:szCs w:val="22"/>
        </w:rPr>
        <w:t>ha logrado</w:t>
      </w:r>
      <w:r w:rsidRPr="00927301">
        <w:rPr>
          <w:rFonts w:ascii="Times New Roman" w:hAnsi="Times New Roman" w:cs="Times New Roman"/>
          <w:sz w:val="22"/>
          <w:szCs w:val="22"/>
        </w:rPr>
        <w:t xml:space="preserve"> consolidar una estrategia de cobranza verdaderamente efectiva. El problema </w:t>
      </w:r>
      <w:r>
        <w:rPr>
          <w:rFonts w:ascii="Times New Roman" w:hAnsi="Times New Roman" w:cs="Times New Roman"/>
          <w:sz w:val="22"/>
          <w:szCs w:val="22"/>
        </w:rPr>
        <w:t>no</w:t>
      </w:r>
      <w:r w:rsidRPr="00927301">
        <w:rPr>
          <w:rFonts w:ascii="Times New Roman" w:hAnsi="Times New Roman" w:cs="Times New Roman"/>
          <w:sz w:val="22"/>
          <w:szCs w:val="22"/>
        </w:rPr>
        <w:t xml:space="preserve"> residía </w:t>
      </w:r>
      <w:r>
        <w:rPr>
          <w:rFonts w:ascii="Times New Roman" w:hAnsi="Times New Roman" w:cs="Times New Roman"/>
          <w:sz w:val="22"/>
          <w:szCs w:val="22"/>
        </w:rPr>
        <w:t xml:space="preserve">quizás </w:t>
      </w:r>
      <w:r w:rsidRPr="00927301">
        <w:rPr>
          <w:rFonts w:ascii="Times New Roman" w:hAnsi="Times New Roman" w:cs="Times New Roman"/>
          <w:sz w:val="22"/>
          <w:szCs w:val="22"/>
        </w:rPr>
        <w:t xml:space="preserve">en la falta de herramientas, sino en la </w:t>
      </w:r>
      <w:r w:rsidRPr="00D05E7B">
        <w:rPr>
          <w:rFonts w:ascii="Times New Roman" w:hAnsi="Times New Roman" w:cs="Times New Roman"/>
          <w:b/>
          <w:bCs/>
          <w:sz w:val="22"/>
          <w:szCs w:val="22"/>
        </w:rPr>
        <w:t>ausencia de una visión estratégica integral que alineara todos estos recursos en torno a un modelo operativo eficiente, con estrategias de cobro optimizadas y centrado en el comportamiento real de los clientes</w:t>
      </w:r>
      <w:r>
        <w:rPr>
          <w:rFonts w:ascii="Times New Roman" w:hAnsi="Times New Roman" w:cs="Times New Roman"/>
          <w:sz w:val="22"/>
          <w:szCs w:val="22"/>
        </w:rPr>
        <w:t>.</w:t>
      </w:r>
    </w:p>
    <w:p w14:paraId="3F8E082A" w14:textId="77777777" w:rsidR="00680B67" w:rsidRDefault="00680B67" w:rsidP="002875CE">
      <w:pPr>
        <w:jc w:val="both"/>
        <w:rPr>
          <w:rFonts w:ascii="Times New Roman" w:hAnsi="Times New Roman" w:cs="Times New Roman"/>
          <w:sz w:val="22"/>
          <w:szCs w:val="22"/>
        </w:rPr>
      </w:pPr>
    </w:p>
    <w:p w14:paraId="0EECAAC0" w14:textId="77777777" w:rsidR="00AD0259" w:rsidRDefault="00AD0259" w:rsidP="002875CE">
      <w:pPr>
        <w:jc w:val="both"/>
        <w:rPr>
          <w:rFonts w:ascii="Times New Roman" w:hAnsi="Times New Roman" w:cs="Times New Roman"/>
          <w:sz w:val="22"/>
          <w:szCs w:val="22"/>
        </w:rPr>
      </w:pPr>
    </w:p>
    <w:p w14:paraId="4F4040FF" w14:textId="434FE8A8" w:rsidR="00680B67" w:rsidRPr="00680B67" w:rsidRDefault="00680B67" w:rsidP="002875CE">
      <w:pPr>
        <w:jc w:val="both"/>
        <w:rPr>
          <w:rFonts w:ascii="Times New Roman" w:hAnsi="Times New Roman" w:cs="Times New Roman"/>
          <w:b/>
          <w:bCs/>
          <w:sz w:val="22"/>
          <w:szCs w:val="22"/>
        </w:rPr>
      </w:pPr>
      <w:r w:rsidRPr="00680B67">
        <w:rPr>
          <w:rFonts w:ascii="Times New Roman" w:hAnsi="Times New Roman" w:cs="Times New Roman"/>
          <w:b/>
          <w:bCs/>
          <w:sz w:val="22"/>
          <w:szCs w:val="22"/>
        </w:rPr>
        <w:t>La idea</w:t>
      </w:r>
      <w:r>
        <w:rPr>
          <w:rFonts w:ascii="Times New Roman" w:hAnsi="Times New Roman" w:cs="Times New Roman"/>
          <w:b/>
          <w:bCs/>
          <w:sz w:val="22"/>
          <w:szCs w:val="22"/>
        </w:rPr>
        <w:t xml:space="preserve"> de León</w:t>
      </w:r>
    </w:p>
    <w:p w14:paraId="00EFA0C7" w14:textId="77777777" w:rsidR="00680B67" w:rsidRPr="009554D9" w:rsidRDefault="00680B67" w:rsidP="002875CE">
      <w:pPr>
        <w:jc w:val="both"/>
        <w:rPr>
          <w:rFonts w:ascii="Times New Roman" w:hAnsi="Times New Roman" w:cs="Times New Roman"/>
          <w:sz w:val="22"/>
          <w:szCs w:val="22"/>
        </w:rPr>
      </w:pPr>
    </w:p>
    <w:p w14:paraId="6D7F25C2" w14:textId="2C53D51D" w:rsidR="0020013B" w:rsidRPr="009554D9" w:rsidRDefault="000C3009" w:rsidP="000C3009">
      <w:pPr>
        <w:jc w:val="both"/>
        <w:rPr>
          <w:rFonts w:ascii="Times New Roman" w:hAnsi="Times New Roman" w:cs="Times New Roman"/>
          <w:sz w:val="22"/>
          <w:szCs w:val="22"/>
        </w:rPr>
      </w:pPr>
      <w:r w:rsidRPr="009554D9">
        <w:rPr>
          <w:rFonts w:ascii="Times New Roman" w:hAnsi="Times New Roman" w:cs="Times New Roman"/>
          <w:sz w:val="22"/>
          <w:szCs w:val="22"/>
        </w:rPr>
        <w:t xml:space="preserve">Una tarde de </w:t>
      </w:r>
      <w:r w:rsidR="00731AF5">
        <w:rPr>
          <w:rFonts w:ascii="Times New Roman" w:hAnsi="Times New Roman" w:cs="Times New Roman"/>
          <w:sz w:val="22"/>
          <w:szCs w:val="22"/>
        </w:rPr>
        <w:t>enero</w:t>
      </w:r>
      <w:r w:rsidRPr="009554D9">
        <w:rPr>
          <w:rFonts w:ascii="Times New Roman" w:hAnsi="Times New Roman" w:cs="Times New Roman"/>
          <w:sz w:val="22"/>
          <w:szCs w:val="22"/>
        </w:rPr>
        <w:t xml:space="preserve"> de 202</w:t>
      </w:r>
      <w:r w:rsidR="008E4864">
        <w:rPr>
          <w:rFonts w:ascii="Times New Roman" w:hAnsi="Times New Roman" w:cs="Times New Roman"/>
          <w:sz w:val="22"/>
          <w:szCs w:val="22"/>
        </w:rPr>
        <w:t>5</w:t>
      </w:r>
      <w:r w:rsidRPr="009554D9">
        <w:rPr>
          <w:rFonts w:ascii="Times New Roman" w:hAnsi="Times New Roman" w:cs="Times New Roman"/>
          <w:sz w:val="22"/>
          <w:szCs w:val="22"/>
        </w:rPr>
        <w:t xml:space="preserve"> </w:t>
      </w:r>
      <w:r w:rsidR="008E4864">
        <w:rPr>
          <w:rFonts w:ascii="Times New Roman" w:hAnsi="Times New Roman" w:cs="Times New Roman"/>
          <w:sz w:val="22"/>
          <w:szCs w:val="22"/>
        </w:rPr>
        <w:t>Luis de León</w:t>
      </w:r>
      <w:r w:rsidR="00387503" w:rsidRPr="009554D9">
        <w:rPr>
          <w:rFonts w:ascii="Times New Roman" w:hAnsi="Times New Roman" w:cs="Times New Roman"/>
          <w:sz w:val="22"/>
          <w:szCs w:val="22"/>
        </w:rPr>
        <w:t xml:space="preserve"> </w:t>
      </w:r>
      <w:r w:rsidR="00E4040A" w:rsidRPr="009554D9">
        <w:rPr>
          <w:rFonts w:ascii="Times New Roman" w:hAnsi="Times New Roman" w:cs="Times New Roman"/>
          <w:sz w:val="22"/>
          <w:szCs w:val="22"/>
        </w:rPr>
        <w:t>se encontraba en su oficina</w:t>
      </w:r>
      <w:r w:rsidR="008E4864">
        <w:rPr>
          <w:rFonts w:ascii="Times New Roman" w:hAnsi="Times New Roman" w:cs="Times New Roman"/>
          <w:sz w:val="22"/>
          <w:szCs w:val="22"/>
        </w:rPr>
        <w:t xml:space="preserve"> ubicada en el</w:t>
      </w:r>
      <w:r w:rsidR="002875CE" w:rsidRPr="009554D9">
        <w:rPr>
          <w:rFonts w:ascii="Times New Roman" w:hAnsi="Times New Roman" w:cs="Times New Roman"/>
          <w:sz w:val="22"/>
          <w:szCs w:val="22"/>
        </w:rPr>
        <w:t xml:space="preserve"> </w:t>
      </w:r>
      <w:r w:rsidR="008E4864">
        <w:rPr>
          <w:rFonts w:ascii="Times New Roman" w:hAnsi="Times New Roman" w:cs="Times New Roman"/>
          <w:sz w:val="22"/>
          <w:szCs w:val="22"/>
        </w:rPr>
        <w:t>c</w:t>
      </w:r>
      <w:r w:rsidR="002875CE" w:rsidRPr="009554D9">
        <w:rPr>
          <w:rFonts w:ascii="Times New Roman" w:hAnsi="Times New Roman" w:cs="Times New Roman"/>
          <w:sz w:val="22"/>
          <w:szCs w:val="22"/>
        </w:rPr>
        <w:t>orporativo de Credifiel</w:t>
      </w:r>
      <w:r w:rsidR="00387503" w:rsidRPr="009554D9">
        <w:rPr>
          <w:rFonts w:ascii="Times New Roman" w:hAnsi="Times New Roman" w:cs="Times New Roman"/>
          <w:sz w:val="22"/>
          <w:szCs w:val="22"/>
        </w:rPr>
        <w:t xml:space="preserve"> al sur de la Ciudad de México</w:t>
      </w:r>
      <w:r w:rsidR="002875CE" w:rsidRPr="009554D9">
        <w:rPr>
          <w:rFonts w:ascii="Times New Roman" w:hAnsi="Times New Roman" w:cs="Times New Roman"/>
          <w:sz w:val="22"/>
          <w:szCs w:val="22"/>
        </w:rPr>
        <w:t xml:space="preserve"> </w:t>
      </w:r>
      <w:r w:rsidR="007203DA">
        <w:rPr>
          <w:rFonts w:ascii="Times New Roman" w:hAnsi="Times New Roman" w:cs="Times New Roman"/>
          <w:sz w:val="22"/>
          <w:szCs w:val="22"/>
        </w:rPr>
        <w:t>trabajando</w:t>
      </w:r>
      <w:r w:rsidR="002875CE" w:rsidRPr="009554D9">
        <w:rPr>
          <w:rFonts w:ascii="Times New Roman" w:hAnsi="Times New Roman" w:cs="Times New Roman"/>
          <w:sz w:val="22"/>
          <w:szCs w:val="22"/>
        </w:rPr>
        <w:t xml:space="preserve"> </w:t>
      </w:r>
      <w:r w:rsidR="008E4864">
        <w:rPr>
          <w:rFonts w:ascii="Times New Roman" w:hAnsi="Times New Roman" w:cs="Times New Roman"/>
          <w:sz w:val="22"/>
          <w:szCs w:val="22"/>
        </w:rPr>
        <w:t xml:space="preserve">su base maestra de </w:t>
      </w:r>
      <w:proofErr w:type="spellStart"/>
      <w:r w:rsidR="008E4864">
        <w:rPr>
          <w:rFonts w:ascii="Times New Roman" w:hAnsi="Times New Roman" w:cs="Times New Roman"/>
          <w:sz w:val="22"/>
          <w:szCs w:val="22"/>
        </w:rPr>
        <w:t>excel</w:t>
      </w:r>
      <w:proofErr w:type="spellEnd"/>
      <w:r w:rsidR="008E4864">
        <w:rPr>
          <w:rFonts w:ascii="Times New Roman" w:hAnsi="Times New Roman" w:cs="Times New Roman"/>
          <w:sz w:val="22"/>
          <w:szCs w:val="22"/>
        </w:rPr>
        <w:t xml:space="preserve"> de </w:t>
      </w:r>
      <w:r w:rsidR="00731AF5">
        <w:rPr>
          <w:rFonts w:ascii="Times New Roman" w:hAnsi="Times New Roman" w:cs="Times New Roman"/>
          <w:sz w:val="22"/>
          <w:szCs w:val="22"/>
        </w:rPr>
        <w:t>Grupo Fondeador</w:t>
      </w:r>
      <w:r w:rsidR="007203DA">
        <w:rPr>
          <w:rFonts w:ascii="Times New Roman" w:hAnsi="Times New Roman" w:cs="Times New Roman"/>
          <w:sz w:val="22"/>
          <w:szCs w:val="22"/>
        </w:rPr>
        <w:t xml:space="preserve"> y como fanático del tenis que es, </w:t>
      </w:r>
      <w:r w:rsidR="00B0364E">
        <w:rPr>
          <w:rFonts w:ascii="Times New Roman" w:hAnsi="Times New Roman" w:cs="Times New Roman"/>
          <w:sz w:val="22"/>
          <w:szCs w:val="22"/>
        </w:rPr>
        <w:t>miraba</w:t>
      </w:r>
      <w:r w:rsidR="007203DA">
        <w:rPr>
          <w:rFonts w:ascii="Times New Roman" w:hAnsi="Times New Roman" w:cs="Times New Roman"/>
          <w:sz w:val="22"/>
          <w:szCs w:val="22"/>
        </w:rPr>
        <w:t xml:space="preserve"> </w:t>
      </w:r>
      <w:r w:rsidR="00B0364E">
        <w:rPr>
          <w:rFonts w:ascii="Times New Roman" w:hAnsi="Times New Roman" w:cs="Times New Roman"/>
          <w:sz w:val="22"/>
          <w:szCs w:val="22"/>
        </w:rPr>
        <w:t>a través de la</w:t>
      </w:r>
      <w:r w:rsidR="007203DA">
        <w:rPr>
          <w:rFonts w:ascii="Times New Roman" w:hAnsi="Times New Roman" w:cs="Times New Roman"/>
          <w:sz w:val="22"/>
          <w:szCs w:val="22"/>
        </w:rPr>
        <w:t xml:space="preserve"> TV de su oficina</w:t>
      </w:r>
      <w:r w:rsidR="008E4864">
        <w:rPr>
          <w:rFonts w:ascii="Times New Roman" w:hAnsi="Times New Roman" w:cs="Times New Roman"/>
          <w:sz w:val="22"/>
          <w:szCs w:val="22"/>
        </w:rPr>
        <w:t xml:space="preserve"> </w:t>
      </w:r>
      <w:r w:rsidR="007203DA">
        <w:rPr>
          <w:rFonts w:ascii="Times New Roman" w:hAnsi="Times New Roman" w:cs="Times New Roman"/>
          <w:sz w:val="22"/>
          <w:szCs w:val="22"/>
        </w:rPr>
        <w:t xml:space="preserve">a </w:t>
      </w:r>
      <w:r w:rsidR="00731AF5">
        <w:rPr>
          <w:rFonts w:ascii="Times New Roman" w:hAnsi="Times New Roman" w:cs="Times New Roman"/>
          <w:sz w:val="22"/>
          <w:szCs w:val="22"/>
        </w:rPr>
        <w:t>Novak Djokovic</w:t>
      </w:r>
      <w:r w:rsidR="007203DA">
        <w:rPr>
          <w:rFonts w:ascii="Times New Roman" w:hAnsi="Times New Roman" w:cs="Times New Roman"/>
          <w:sz w:val="22"/>
          <w:szCs w:val="22"/>
        </w:rPr>
        <w:t xml:space="preserve"> en el </w:t>
      </w:r>
      <w:r w:rsidR="00731AF5">
        <w:rPr>
          <w:rFonts w:ascii="Times New Roman" w:hAnsi="Times New Roman" w:cs="Times New Roman"/>
          <w:sz w:val="22"/>
          <w:szCs w:val="22"/>
        </w:rPr>
        <w:t>Australia Open</w:t>
      </w:r>
      <w:r w:rsidRPr="009554D9">
        <w:rPr>
          <w:rFonts w:ascii="Times New Roman" w:hAnsi="Times New Roman" w:cs="Times New Roman"/>
          <w:sz w:val="22"/>
          <w:szCs w:val="22"/>
        </w:rPr>
        <w:t xml:space="preserve">, cuando llamó a su </w:t>
      </w:r>
      <w:r w:rsidR="008E364D" w:rsidRPr="009554D9">
        <w:rPr>
          <w:rFonts w:ascii="Times New Roman" w:hAnsi="Times New Roman" w:cs="Times New Roman"/>
          <w:sz w:val="22"/>
          <w:szCs w:val="22"/>
        </w:rPr>
        <w:t>d</w:t>
      </w:r>
      <w:r w:rsidRPr="009554D9">
        <w:rPr>
          <w:rFonts w:ascii="Times New Roman" w:hAnsi="Times New Roman" w:cs="Times New Roman"/>
          <w:sz w:val="22"/>
          <w:szCs w:val="22"/>
        </w:rPr>
        <w:t xml:space="preserve">irector de Tecnologías de la Información Miguel Cordero para platicarle de </w:t>
      </w:r>
      <w:r w:rsidR="007203DA">
        <w:rPr>
          <w:rFonts w:ascii="Times New Roman" w:hAnsi="Times New Roman" w:cs="Times New Roman"/>
          <w:sz w:val="22"/>
          <w:szCs w:val="22"/>
        </w:rPr>
        <w:t>una</w:t>
      </w:r>
      <w:r w:rsidRPr="009554D9">
        <w:rPr>
          <w:rFonts w:ascii="Times New Roman" w:hAnsi="Times New Roman" w:cs="Times New Roman"/>
          <w:sz w:val="22"/>
          <w:szCs w:val="22"/>
        </w:rPr>
        <w:t xml:space="preserve"> iniciativa </w:t>
      </w:r>
      <w:r w:rsidR="007203DA">
        <w:rPr>
          <w:rFonts w:ascii="Times New Roman" w:hAnsi="Times New Roman" w:cs="Times New Roman"/>
          <w:sz w:val="22"/>
          <w:szCs w:val="22"/>
        </w:rPr>
        <w:t xml:space="preserve">de crear una </w:t>
      </w:r>
      <w:r w:rsidR="00050611">
        <w:rPr>
          <w:rFonts w:ascii="Times New Roman" w:hAnsi="Times New Roman" w:cs="Times New Roman"/>
          <w:sz w:val="22"/>
          <w:szCs w:val="22"/>
        </w:rPr>
        <w:t>alianza y colaboración</w:t>
      </w:r>
      <w:r w:rsidR="007203DA">
        <w:rPr>
          <w:rFonts w:ascii="Times New Roman" w:hAnsi="Times New Roman" w:cs="Times New Roman"/>
          <w:sz w:val="22"/>
          <w:szCs w:val="22"/>
        </w:rPr>
        <w:t xml:space="preserve"> con el Tec de Monterrey </w:t>
      </w:r>
      <w:r w:rsidR="00050611">
        <w:rPr>
          <w:rFonts w:ascii="Times New Roman" w:hAnsi="Times New Roman" w:cs="Times New Roman"/>
          <w:sz w:val="22"/>
          <w:szCs w:val="22"/>
        </w:rPr>
        <w:t xml:space="preserve">y </w:t>
      </w:r>
      <w:r w:rsidR="007203DA">
        <w:rPr>
          <w:rFonts w:ascii="Times New Roman" w:hAnsi="Times New Roman" w:cs="Times New Roman"/>
          <w:sz w:val="22"/>
          <w:szCs w:val="22"/>
        </w:rPr>
        <w:t xml:space="preserve">presentar </w:t>
      </w:r>
      <w:r w:rsidR="00050611">
        <w:rPr>
          <w:rFonts w:ascii="Times New Roman" w:hAnsi="Times New Roman" w:cs="Times New Roman"/>
          <w:sz w:val="22"/>
          <w:szCs w:val="22"/>
        </w:rPr>
        <w:t xml:space="preserve">los desafíos y retos que tiene Credifiel en su producto de crédito vía domiciliado en el </w:t>
      </w:r>
      <w:proofErr w:type="spellStart"/>
      <w:r w:rsidR="00563207">
        <w:rPr>
          <w:rFonts w:ascii="Times New Roman" w:hAnsi="Times New Roman" w:cs="Times New Roman"/>
          <w:sz w:val="22"/>
          <w:szCs w:val="22"/>
        </w:rPr>
        <w:t>Datathon</w:t>
      </w:r>
      <w:proofErr w:type="spellEnd"/>
      <w:r w:rsidR="007203DA">
        <w:rPr>
          <w:rFonts w:ascii="Times New Roman" w:hAnsi="Times New Roman" w:cs="Times New Roman"/>
          <w:sz w:val="22"/>
          <w:szCs w:val="22"/>
        </w:rPr>
        <w:t xml:space="preserve"> </w:t>
      </w:r>
      <w:r w:rsidR="00050611">
        <w:rPr>
          <w:rFonts w:ascii="Times New Roman" w:hAnsi="Times New Roman" w:cs="Times New Roman"/>
          <w:sz w:val="22"/>
          <w:szCs w:val="22"/>
        </w:rPr>
        <w:t>estudiantil que organiza anualmente dicha institución</w:t>
      </w:r>
      <w:r w:rsidR="008E364D" w:rsidRPr="009554D9">
        <w:rPr>
          <w:rFonts w:ascii="Times New Roman" w:hAnsi="Times New Roman" w:cs="Times New Roman"/>
          <w:sz w:val="22"/>
          <w:szCs w:val="22"/>
        </w:rPr>
        <w:t>.</w:t>
      </w:r>
    </w:p>
    <w:p w14:paraId="26A5C58C" w14:textId="77777777" w:rsidR="0020013B" w:rsidRPr="009554D9" w:rsidRDefault="0020013B" w:rsidP="000C3009">
      <w:pPr>
        <w:jc w:val="both"/>
        <w:rPr>
          <w:rFonts w:ascii="Times New Roman" w:hAnsi="Times New Roman" w:cs="Times New Roman"/>
          <w:sz w:val="22"/>
          <w:szCs w:val="22"/>
        </w:rPr>
      </w:pPr>
    </w:p>
    <w:p w14:paraId="599810B5" w14:textId="0EB5B770" w:rsidR="00FC37AE" w:rsidRPr="00E13F5B" w:rsidRDefault="00071F10" w:rsidP="00C91735">
      <w:pPr>
        <w:jc w:val="both"/>
        <w:rPr>
          <w:rFonts w:ascii="Times New Roman" w:hAnsi="Times New Roman" w:cs="Times New Roman"/>
          <w:i/>
          <w:iCs/>
          <w:sz w:val="22"/>
          <w:szCs w:val="22"/>
        </w:rPr>
      </w:pPr>
      <w:r>
        <w:rPr>
          <w:rFonts w:ascii="Times New Roman" w:eastAsia="Lexend" w:hAnsi="Times New Roman" w:cs="Times New Roman"/>
          <w:i/>
          <w:iCs/>
          <w:color w:val="666666"/>
          <w:sz w:val="22"/>
          <w:szCs w:val="22"/>
        </w:rPr>
        <w:t>Luis de León</w:t>
      </w:r>
      <w:r w:rsidR="0020013B" w:rsidRPr="00E13F5B">
        <w:rPr>
          <w:rFonts w:ascii="Times New Roman" w:eastAsia="Lexend" w:hAnsi="Times New Roman" w:cs="Times New Roman"/>
          <w:i/>
          <w:iCs/>
          <w:color w:val="666666"/>
          <w:sz w:val="22"/>
          <w:szCs w:val="22"/>
        </w:rPr>
        <w:t>: ¿</w:t>
      </w:r>
      <w:r>
        <w:rPr>
          <w:rFonts w:ascii="Times New Roman" w:eastAsia="Lexend" w:hAnsi="Times New Roman" w:cs="Times New Roman"/>
          <w:i/>
          <w:iCs/>
          <w:color w:val="666666"/>
          <w:sz w:val="22"/>
          <w:szCs w:val="22"/>
        </w:rPr>
        <w:t xml:space="preserve">Oye </w:t>
      </w:r>
      <w:r w:rsidR="0020013B" w:rsidRPr="00E13F5B">
        <w:rPr>
          <w:rFonts w:ascii="Times New Roman" w:eastAsia="Lexend" w:hAnsi="Times New Roman" w:cs="Times New Roman"/>
          <w:i/>
          <w:iCs/>
          <w:color w:val="666666"/>
          <w:sz w:val="22"/>
          <w:szCs w:val="22"/>
        </w:rPr>
        <w:t xml:space="preserve">Miguel, que te parece si buscamos </w:t>
      </w:r>
      <w:r>
        <w:rPr>
          <w:rFonts w:ascii="Times New Roman" w:eastAsia="Lexend" w:hAnsi="Times New Roman" w:cs="Times New Roman"/>
          <w:i/>
          <w:iCs/>
          <w:color w:val="666666"/>
          <w:sz w:val="22"/>
          <w:szCs w:val="22"/>
        </w:rPr>
        <w:t>una colaboración con el Tec de Monterrey</w:t>
      </w:r>
      <w:r w:rsidR="0020013B" w:rsidRPr="00E13F5B">
        <w:rPr>
          <w:rFonts w:ascii="Times New Roman" w:eastAsia="Lexend" w:hAnsi="Times New Roman" w:cs="Times New Roman"/>
          <w:i/>
          <w:iCs/>
          <w:color w:val="666666"/>
          <w:sz w:val="22"/>
          <w:szCs w:val="22"/>
        </w:rPr>
        <w:t xml:space="preserve">? Que </w:t>
      </w:r>
      <w:r>
        <w:rPr>
          <w:rFonts w:ascii="Times New Roman" w:eastAsia="Lexend" w:hAnsi="Times New Roman" w:cs="Times New Roman"/>
          <w:i/>
          <w:iCs/>
          <w:color w:val="666666"/>
          <w:sz w:val="22"/>
          <w:szCs w:val="22"/>
        </w:rPr>
        <w:t xml:space="preserve">les presentemos nuestro producto de domiciliación, platicarles de nuestros desafíos </w:t>
      </w:r>
      <w:r w:rsidR="0020013B" w:rsidRPr="00E13F5B">
        <w:rPr>
          <w:rFonts w:ascii="Times New Roman" w:eastAsia="Lexend" w:hAnsi="Times New Roman" w:cs="Times New Roman"/>
          <w:i/>
          <w:iCs/>
          <w:color w:val="666666"/>
          <w:sz w:val="22"/>
          <w:szCs w:val="22"/>
        </w:rPr>
        <w:t>y</w:t>
      </w:r>
      <w:r>
        <w:rPr>
          <w:rFonts w:ascii="Times New Roman" w:eastAsia="Lexend" w:hAnsi="Times New Roman" w:cs="Times New Roman"/>
          <w:i/>
          <w:iCs/>
          <w:color w:val="666666"/>
          <w:sz w:val="22"/>
          <w:szCs w:val="22"/>
        </w:rPr>
        <w:t xml:space="preserve"> retos que tenemos y que estos cabrones nos</w:t>
      </w:r>
      <w:r w:rsidR="0020013B" w:rsidRPr="00E13F5B">
        <w:rPr>
          <w:rFonts w:ascii="Times New Roman" w:eastAsia="Lexend" w:hAnsi="Times New Roman" w:cs="Times New Roman"/>
          <w:i/>
          <w:iCs/>
          <w:color w:val="666666"/>
          <w:sz w:val="22"/>
          <w:szCs w:val="22"/>
        </w:rPr>
        <w:t xml:space="preserve"> </w:t>
      </w:r>
      <w:r>
        <w:rPr>
          <w:rFonts w:ascii="Times New Roman" w:eastAsia="Lexend" w:hAnsi="Times New Roman" w:cs="Times New Roman"/>
          <w:i/>
          <w:iCs/>
          <w:color w:val="666666"/>
          <w:sz w:val="22"/>
          <w:szCs w:val="22"/>
        </w:rPr>
        <w:t xml:space="preserve">ayuden a optimizar </w:t>
      </w:r>
      <w:r w:rsidR="00655512">
        <w:rPr>
          <w:rFonts w:ascii="Times New Roman" w:eastAsia="Lexend" w:hAnsi="Times New Roman" w:cs="Times New Roman"/>
          <w:i/>
          <w:iCs/>
          <w:color w:val="666666"/>
          <w:sz w:val="22"/>
          <w:szCs w:val="22"/>
        </w:rPr>
        <w:t>las estrategias de cobro</w:t>
      </w:r>
      <w:r w:rsidR="00CF340E">
        <w:rPr>
          <w:rFonts w:ascii="Times New Roman" w:eastAsia="Lexend" w:hAnsi="Times New Roman" w:cs="Times New Roman"/>
          <w:i/>
          <w:iCs/>
          <w:color w:val="666666"/>
          <w:sz w:val="22"/>
          <w:szCs w:val="22"/>
        </w:rPr>
        <w:t>...</w:t>
      </w:r>
    </w:p>
    <w:p w14:paraId="168FFC58" w14:textId="77777777" w:rsidR="00FC37AE" w:rsidRPr="00E13F5B" w:rsidRDefault="00FC37AE" w:rsidP="00C91735">
      <w:pPr>
        <w:jc w:val="both"/>
        <w:rPr>
          <w:rFonts w:ascii="Times New Roman" w:eastAsia="Lexend" w:hAnsi="Times New Roman" w:cs="Times New Roman"/>
          <w:i/>
          <w:iCs/>
          <w:color w:val="666666"/>
          <w:sz w:val="22"/>
          <w:szCs w:val="22"/>
        </w:rPr>
      </w:pPr>
    </w:p>
    <w:p w14:paraId="3AF8BC7C" w14:textId="26824B09" w:rsidR="0020013B" w:rsidRPr="00E13F5B" w:rsidRDefault="0020013B" w:rsidP="00C91735">
      <w:pPr>
        <w:jc w:val="both"/>
        <w:rPr>
          <w:rFonts w:ascii="Times New Roman" w:eastAsia="Lexend" w:hAnsi="Times New Roman" w:cs="Times New Roman"/>
          <w:i/>
          <w:iCs/>
          <w:color w:val="666666"/>
          <w:sz w:val="22"/>
          <w:szCs w:val="22"/>
        </w:rPr>
      </w:pPr>
      <w:r w:rsidRPr="00E13F5B">
        <w:rPr>
          <w:rFonts w:ascii="Times New Roman" w:eastAsia="Lexend" w:hAnsi="Times New Roman" w:cs="Times New Roman"/>
          <w:i/>
          <w:iCs/>
          <w:color w:val="666666"/>
          <w:sz w:val="22"/>
          <w:szCs w:val="22"/>
        </w:rPr>
        <w:t>Miguel</w:t>
      </w:r>
      <w:r w:rsidR="00655512">
        <w:rPr>
          <w:rFonts w:ascii="Times New Roman" w:eastAsia="Lexend" w:hAnsi="Times New Roman" w:cs="Times New Roman"/>
          <w:i/>
          <w:iCs/>
          <w:color w:val="666666"/>
          <w:sz w:val="22"/>
          <w:szCs w:val="22"/>
        </w:rPr>
        <w:t xml:space="preserve"> Cordero</w:t>
      </w:r>
      <w:r w:rsidR="00F31329">
        <w:rPr>
          <w:rFonts w:ascii="Times New Roman" w:eastAsia="Lexend" w:hAnsi="Times New Roman" w:cs="Times New Roman"/>
          <w:i/>
          <w:iCs/>
          <w:color w:val="666666"/>
          <w:sz w:val="22"/>
          <w:szCs w:val="22"/>
        </w:rPr>
        <w:t>,</w:t>
      </w:r>
      <w:r w:rsidRPr="00E13F5B">
        <w:rPr>
          <w:rFonts w:ascii="Times New Roman" w:eastAsia="Lexend" w:hAnsi="Times New Roman" w:cs="Times New Roman"/>
          <w:i/>
          <w:iCs/>
          <w:color w:val="666666"/>
          <w:sz w:val="22"/>
          <w:szCs w:val="22"/>
        </w:rPr>
        <w:t xml:space="preserve"> </w:t>
      </w:r>
      <w:r w:rsidR="00C115AC" w:rsidRPr="00E13F5B">
        <w:rPr>
          <w:rFonts w:ascii="Times New Roman" w:eastAsia="Lexend" w:hAnsi="Times New Roman" w:cs="Times New Roman"/>
          <w:i/>
          <w:iCs/>
          <w:color w:val="666666"/>
          <w:sz w:val="22"/>
          <w:szCs w:val="22"/>
        </w:rPr>
        <w:t>con un</w:t>
      </w:r>
      <w:r w:rsidR="00655512">
        <w:rPr>
          <w:rFonts w:ascii="Times New Roman" w:eastAsia="Lexend" w:hAnsi="Times New Roman" w:cs="Times New Roman"/>
          <w:i/>
          <w:iCs/>
          <w:color w:val="666666"/>
          <w:sz w:val="22"/>
          <w:szCs w:val="22"/>
        </w:rPr>
        <w:t>a cara de asombro y de dudas</w:t>
      </w:r>
      <w:r w:rsidR="00C115AC" w:rsidRPr="00E13F5B">
        <w:rPr>
          <w:rFonts w:ascii="Times New Roman" w:eastAsia="Lexend" w:hAnsi="Times New Roman" w:cs="Times New Roman"/>
          <w:i/>
          <w:iCs/>
          <w:color w:val="666666"/>
          <w:sz w:val="22"/>
          <w:szCs w:val="22"/>
        </w:rPr>
        <w:t xml:space="preserve"> que no lo podía ocultar</w:t>
      </w:r>
      <w:r w:rsidR="00245B51">
        <w:rPr>
          <w:rFonts w:ascii="Times New Roman" w:eastAsia="Lexend" w:hAnsi="Times New Roman" w:cs="Times New Roman"/>
          <w:i/>
          <w:iCs/>
          <w:color w:val="666666"/>
          <w:sz w:val="22"/>
          <w:szCs w:val="22"/>
        </w:rPr>
        <w:t>…</w:t>
      </w:r>
    </w:p>
    <w:p w14:paraId="504B1312" w14:textId="77777777" w:rsidR="0020013B" w:rsidRPr="00E13F5B" w:rsidRDefault="0020013B" w:rsidP="00C91735">
      <w:pPr>
        <w:jc w:val="both"/>
        <w:rPr>
          <w:rFonts w:ascii="Times New Roman" w:eastAsia="Lexend" w:hAnsi="Times New Roman" w:cs="Times New Roman"/>
          <w:i/>
          <w:iCs/>
          <w:color w:val="666666"/>
          <w:sz w:val="22"/>
          <w:szCs w:val="22"/>
        </w:rPr>
      </w:pPr>
    </w:p>
    <w:p w14:paraId="5247C5FC" w14:textId="0A282AC5" w:rsidR="00FC37AE" w:rsidRPr="00E13F5B" w:rsidRDefault="00FC37AE" w:rsidP="00C91735">
      <w:pPr>
        <w:jc w:val="both"/>
        <w:rPr>
          <w:rFonts w:ascii="Times New Roman" w:eastAsia="Lexend" w:hAnsi="Times New Roman" w:cs="Times New Roman"/>
          <w:i/>
          <w:iCs/>
          <w:color w:val="666666"/>
          <w:sz w:val="22"/>
          <w:szCs w:val="22"/>
        </w:rPr>
      </w:pPr>
      <w:r w:rsidRPr="00E13F5B">
        <w:rPr>
          <w:rFonts w:ascii="Times New Roman" w:eastAsia="Lexend" w:hAnsi="Times New Roman" w:cs="Times New Roman"/>
          <w:i/>
          <w:iCs/>
          <w:color w:val="666666"/>
          <w:sz w:val="22"/>
          <w:szCs w:val="22"/>
        </w:rPr>
        <w:t xml:space="preserve">Miguel Cordero: </w:t>
      </w:r>
      <w:r w:rsidR="00A15C1E">
        <w:rPr>
          <w:rFonts w:ascii="Times New Roman" w:eastAsia="Lexend" w:hAnsi="Times New Roman" w:cs="Times New Roman"/>
          <w:i/>
          <w:iCs/>
          <w:color w:val="666666"/>
          <w:sz w:val="22"/>
          <w:szCs w:val="22"/>
        </w:rPr>
        <w:t xml:space="preserve">¿Cómo es eso Luis? </w:t>
      </w:r>
      <w:r w:rsidR="00245B51">
        <w:rPr>
          <w:rFonts w:ascii="Times New Roman" w:eastAsia="Lexend" w:hAnsi="Times New Roman" w:cs="Times New Roman"/>
          <w:i/>
          <w:iCs/>
          <w:color w:val="666666"/>
          <w:sz w:val="22"/>
          <w:szCs w:val="22"/>
        </w:rPr>
        <w:t>…</w:t>
      </w:r>
    </w:p>
    <w:p w14:paraId="4EA3D773" w14:textId="77777777" w:rsidR="00FC37AE" w:rsidRPr="00E13F5B" w:rsidRDefault="00FC37AE" w:rsidP="00C91735">
      <w:pPr>
        <w:jc w:val="both"/>
        <w:rPr>
          <w:rFonts w:ascii="Times New Roman" w:eastAsia="Lexend" w:hAnsi="Times New Roman" w:cs="Times New Roman"/>
          <w:i/>
          <w:iCs/>
          <w:color w:val="666666"/>
          <w:sz w:val="22"/>
          <w:szCs w:val="22"/>
        </w:rPr>
      </w:pPr>
    </w:p>
    <w:p w14:paraId="2902BB77" w14:textId="3173233E" w:rsidR="00FC37AE" w:rsidRPr="00E13F5B" w:rsidRDefault="00A15C1E" w:rsidP="00C91735">
      <w:pPr>
        <w:jc w:val="both"/>
        <w:rPr>
          <w:rFonts w:ascii="Times New Roman" w:eastAsia="Lexend" w:hAnsi="Times New Roman" w:cs="Times New Roman"/>
          <w:i/>
          <w:iCs/>
          <w:color w:val="666666"/>
          <w:sz w:val="22"/>
          <w:szCs w:val="22"/>
        </w:rPr>
      </w:pPr>
      <w:r>
        <w:rPr>
          <w:rFonts w:ascii="Times New Roman" w:eastAsia="Lexend" w:hAnsi="Times New Roman" w:cs="Times New Roman"/>
          <w:i/>
          <w:iCs/>
          <w:color w:val="666666"/>
          <w:sz w:val="22"/>
          <w:szCs w:val="22"/>
        </w:rPr>
        <w:t>Luis de León</w:t>
      </w:r>
      <w:r w:rsidR="00FC37AE" w:rsidRPr="00E13F5B">
        <w:rPr>
          <w:rFonts w:ascii="Times New Roman" w:eastAsia="Lexend" w:hAnsi="Times New Roman" w:cs="Times New Roman"/>
          <w:i/>
          <w:iCs/>
          <w:color w:val="666666"/>
          <w:sz w:val="22"/>
          <w:szCs w:val="22"/>
        </w:rPr>
        <w:t xml:space="preserve">: </w:t>
      </w:r>
      <w:r w:rsidR="00B0364E">
        <w:rPr>
          <w:rFonts w:ascii="Times New Roman" w:eastAsia="Lexend" w:hAnsi="Times New Roman" w:cs="Times New Roman"/>
          <w:i/>
          <w:iCs/>
          <w:color w:val="666666"/>
          <w:sz w:val="22"/>
          <w:szCs w:val="22"/>
        </w:rPr>
        <w:t>¿</w:t>
      </w:r>
      <w:r>
        <w:rPr>
          <w:rFonts w:ascii="Times New Roman" w:eastAsia="Lexend" w:hAnsi="Times New Roman" w:cs="Times New Roman"/>
          <w:i/>
          <w:iCs/>
          <w:color w:val="666666"/>
          <w:sz w:val="22"/>
          <w:szCs w:val="22"/>
        </w:rPr>
        <w:t>Has escuchado de</w:t>
      </w:r>
      <w:r w:rsidR="00B0364E">
        <w:rPr>
          <w:rFonts w:ascii="Times New Roman" w:eastAsia="Lexend" w:hAnsi="Times New Roman" w:cs="Times New Roman"/>
          <w:i/>
          <w:iCs/>
          <w:color w:val="666666"/>
          <w:sz w:val="22"/>
          <w:szCs w:val="22"/>
        </w:rPr>
        <w:t xml:space="preserve">l </w:t>
      </w:r>
      <w:proofErr w:type="spellStart"/>
      <w:r w:rsidR="00563207">
        <w:rPr>
          <w:rFonts w:ascii="Times New Roman" w:eastAsia="Lexend" w:hAnsi="Times New Roman" w:cs="Times New Roman"/>
          <w:i/>
          <w:iCs/>
          <w:color w:val="666666"/>
          <w:sz w:val="22"/>
          <w:szCs w:val="22"/>
        </w:rPr>
        <w:t>Datathon</w:t>
      </w:r>
      <w:proofErr w:type="spellEnd"/>
      <w:r w:rsidR="00B0364E">
        <w:rPr>
          <w:rFonts w:ascii="Times New Roman" w:eastAsia="Lexend" w:hAnsi="Times New Roman" w:cs="Times New Roman"/>
          <w:i/>
          <w:iCs/>
          <w:color w:val="666666"/>
          <w:sz w:val="22"/>
          <w:szCs w:val="22"/>
        </w:rPr>
        <w:t xml:space="preserve"> impulsado por universidades, dentro de ellas el Tec de Monterrey que desarrollan soluciones de retos tecnológicos que tienen las empresas?</w:t>
      </w:r>
    </w:p>
    <w:p w14:paraId="523E5C17" w14:textId="77777777" w:rsidR="00FC37AE" w:rsidRDefault="00FC37AE" w:rsidP="00FC37AE">
      <w:pPr>
        <w:jc w:val="both"/>
        <w:rPr>
          <w:rFonts w:ascii="Times New Roman" w:eastAsia="Lexend" w:hAnsi="Times New Roman" w:cs="Times New Roman"/>
          <w:color w:val="666666"/>
          <w:sz w:val="20"/>
          <w:szCs w:val="20"/>
        </w:rPr>
      </w:pPr>
    </w:p>
    <w:p w14:paraId="54A66C56" w14:textId="48E478B4" w:rsidR="00B0364E" w:rsidRDefault="00B0364E" w:rsidP="00B0364E">
      <w:pPr>
        <w:jc w:val="both"/>
        <w:rPr>
          <w:rFonts w:ascii="Times New Roman" w:eastAsia="Lexend" w:hAnsi="Times New Roman" w:cs="Times New Roman"/>
          <w:i/>
          <w:iCs/>
          <w:color w:val="666666"/>
          <w:sz w:val="22"/>
          <w:szCs w:val="22"/>
        </w:rPr>
      </w:pPr>
      <w:r>
        <w:rPr>
          <w:rFonts w:ascii="Times New Roman" w:eastAsia="Lexend" w:hAnsi="Times New Roman" w:cs="Times New Roman"/>
          <w:i/>
          <w:iCs/>
          <w:color w:val="666666"/>
          <w:sz w:val="22"/>
          <w:szCs w:val="22"/>
        </w:rPr>
        <w:t>Miguel Cordero</w:t>
      </w:r>
      <w:r w:rsidRPr="00E13F5B">
        <w:rPr>
          <w:rFonts w:ascii="Times New Roman" w:eastAsia="Lexend" w:hAnsi="Times New Roman" w:cs="Times New Roman"/>
          <w:i/>
          <w:iCs/>
          <w:color w:val="666666"/>
          <w:sz w:val="22"/>
          <w:szCs w:val="22"/>
        </w:rPr>
        <w:t xml:space="preserve">: </w:t>
      </w:r>
      <w:r>
        <w:rPr>
          <w:rFonts w:ascii="Times New Roman" w:eastAsia="Lexend" w:hAnsi="Times New Roman" w:cs="Times New Roman"/>
          <w:i/>
          <w:iCs/>
          <w:color w:val="666666"/>
          <w:sz w:val="22"/>
          <w:szCs w:val="22"/>
        </w:rPr>
        <w:t>Si, he escuchado algo de eso que en 24 horas continuas tienen que resolver los desafíos y casos de uso prácticos de empresas</w:t>
      </w:r>
    </w:p>
    <w:p w14:paraId="538BA00A" w14:textId="77777777" w:rsidR="00B0364E" w:rsidRPr="00E13F5B" w:rsidRDefault="00B0364E" w:rsidP="00B0364E">
      <w:pPr>
        <w:jc w:val="both"/>
        <w:rPr>
          <w:rFonts w:ascii="Times New Roman" w:eastAsia="Lexend" w:hAnsi="Times New Roman" w:cs="Times New Roman"/>
          <w:i/>
          <w:iCs/>
          <w:color w:val="666666"/>
          <w:sz w:val="22"/>
          <w:szCs w:val="22"/>
        </w:rPr>
      </w:pPr>
    </w:p>
    <w:p w14:paraId="2EA03F3A" w14:textId="50E5C85A" w:rsidR="00B0364E" w:rsidRDefault="00B0364E" w:rsidP="00FC37AE">
      <w:pPr>
        <w:jc w:val="both"/>
        <w:rPr>
          <w:rFonts w:ascii="Times New Roman" w:eastAsia="Lexend" w:hAnsi="Times New Roman" w:cs="Times New Roman"/>
          <w:i/>
          <w:iCs/>
          <w:color w:val="666666"/>
          <w:sz w:val="22"/>
          <w:szCs w:val="22"/>
        </w:rPr>
      </w:pPr>
      <w:r>
        <w:rPr>
          <w:rFonts w:ascii="Times New Roman" w:eastAsia="Lexend" w:hAnsi="Times New Roman" w:cs="Times New Roman"/>
          <w:i/>
          <w:iCs/>
          <w:color w:val="666666"/>
          <w:sz w:val="22"/>
          <w:szCs w:val="22"/>
        </w:rPr>
        <w:t>Luis de León</w:t>
      </w:r>
      <w:r w:rsidRPr="00E13F5B">
        <w:rPr>
          <w:rFonts w:ascii="Times New Roman" w:eastAsia="Lexend" w:hAnsi="Times New Roman" w:cs="Times New Roman"/>
          <w:i/>
          <w:iCs/>
          <w:color w:val="666666"/>
          <w:sz w:val="22"/>
          <w:szCs w:val="22"/>
        </w:rPr>
        <w:t>:</w:t>
      </w:r>
      <w:r>
        <w:rPr>
          <w:rFonts w:ascii="Times New Roman" w:eastAsia="Lexend" w:hAnsi="Times New Roman" w:cs="Times New Roman"/>
          <w:i/>
          <w:iCs/>
          <w:color w:val="666666"/>
          <w:sz w:val="22"/>
          <w:szCs w:val="22"/>
        </w:rPr>
        <w:t xml:space="preserve"> Ajá </w:t>
      </w:r>
      <w:proofErr w:type="spellStart"/>
      <w:r>
        <w:rPr>
          <w:rFonts w:ascii="Times New Roman" w:eastAsia="Lexend" w:hAnsi="Times New Roman" w:cs="Times New Roman"/>
          <w:i/>
          <w:iCs/>
          <w:color w:val="666666"/>
          <w:sz w:val="22"/>
          <w:szCs w:val="22"/>
        </w:rPr>
        <w:t>ajá</w:t>
      </w:r>
      <w:proofErr w:type="spellEnd"/>
      <w:r w:rsidR="00680B67">
        <w:rPr>
          <w:rFonts w:ascii="Times New Roman" w:eastAsia="Lexend" w:hAnsi="Times New Roman" w:cs="Times New Roman"/>
          <w:i/>
          <w:iCs/>
          <w:color w:val="666666"/>
          <w:sz w:val="22"/>
          <w:szCs w:val="22"/>
        </w:rPr>
        <w:t>,</w:t>
      </w:r>
      <w:r>
        <w:rPr>
          <w:rFonts w:ascii="Times New Roman" w:eastAsia="Lexend" w:hAnsi="Times New Roman" w:cs="Times New Roman"/>
          <w:i/>
          <w:iCs/>
          <w:color w:val="666666"/>
          <w:sz w:val="22"/>
          <w:szCs w:val="22"/>
        </w:rPr>
        <w:t xml:space="preserve"> </w:t>
      </w:r>
      <w:r w:rsidR="006E6CCD">
        <w:rPr>
          <w:rFonts w:ascii="Times New Roman" w:eastAsia="Lexend" w:hAnsi="Times New Roman" w:cs="Times New Roman"/>
          <w:i/>
          <w:iCs/>
          <w:color w:val="666666"/>
          <w:sz w:val="22"/>
          <w:szCs w:val="22"/>
        </w:rPr>
        <w:t>justo eso</w:t>
      </w:r>
    </w:p>
    <w:p w14:paraId="50F6B9E0" w14:textId="77777777" w:rsidR="006E6CCD" w:rsidRDefault="006E6CCD" w:rsidP="00FC37AE">
      <w:pPr>
        <w:jc w:val="both"/>
        <w:rPr>
          <w:rFonts w:ascii="Times New Roman" w:eastAsia="Lexend" w:hAnsi="Times New Roman" w:cs="Times New Roman"/>
          <w:i/>
          <w:iCs/>
          <w:color w:val="666666"/>
          <w:sz w:val="22"/>
          <w:szCs w:val="22"/>
        </w:rPr>
      </w:pPr>
    </w:p>
    <w:p w14:paraId="63876F2D" w14:textId="0F2E3DF5" w:rsidR="006E6CCD" w:rsidRDefault="006E6CCD" w:rsidP="006E6CCD">
      <w:pPr>
        <w:jc w:val="both"/>
        <w:rPr>
          <w:rFonts w:ascii="Times New Roman" w:eastAsia="Lexend" w:hAnsi="Times New Roman" w:cs="Times New Roman"/>
          <w:i/>
          <w:iCs/>
          <w:color w:val="666666"/>
          <w:sz w:val="22"/>
          <w:szCs w:val="22"/>
        </w:rPr>
      </w:pPr>
      <w:r>
        <w:rPr>
          <w:rFonts w:ascii="Times New Roman" w:eastAsia="Lexend" w:hAnsi="Times New Roman" w:cs="Times New Roman"/>
          <w:i/>
          <w:iCs/>
          <w:color w:val="666666"/>
          <w:sz w:val="22"/>
          <w:szCs w:val="22"/>
        </w:rPr>
        <w:t>Miguel Cordero</w:t>
      </w:r>
      <w:r w:rsidRPr="00E13F5B">
        <w:rPr>
          <w:rFonts w:ascii="Times New Roman" w:eastAsia="Lexend" w:hAnsi="Times New Roman" w:cs="Times New Roman"/>
          <w:i/>
          <w:iCs/>
          <w:color w:val="666666"/>
          <w:sz w:val="22"/>
          <w:szCs w:val="22"/>
        </w:rPr>
        <w:t xml:space="preserve">: </w:t>
      </w:r>
      <w:r>
        <w:rPr>
          <w:rFonts w:ascii="Times New Roman" w:eastAsia="Lexend" w:hAnsi="Times New Roman" w:cs="Times New Roman"/>
          <w:i/>
          <w:iCs/>
          <w:color w:val="666666"/>
          <w:sz w:val="22"/>
          <w:szCs w:val="22"/>
        </w:rPr>
        <w:t>¿Pero crees que se pueda resolver en 24 horas lo que nosotros no hemos podido resolver en mucho más tiempo?</w:t>
      </w:r>
    </w:p>
    <w:p w14:paraId="1CA7A099" w14:textId="77777777" w:rsidR="006E6CCD" w:rsidRDefault="006E6CCD" w:rsidP="00FC37AE">
      <w:pPr>
        <w:jc w:val="both"/>
        <w:rPr>
          <w:rFonts w:ascii="Times New Roman" w:eastAsia="Lexend" w:hAnsi="Times New Roman" w:cs="Times New Roman"/>
          <w:color w:val="666666"/>
          <w:sz w:val="20"/>
          <w:szCs w:val="20"/>
        </w:rPr>
      </w:pPr>
    </w:p>
    <w:p w14:paraId="663F03A9" w14:textId="198AE414" w:rsidR="006E6CCD" w:rsidRDefault="006E6CCD" w:rsidP="006E6CCD">
      <w:pPr>
        <w:jc w:val="both"/>
        <w:rPr>
          <w:rFonts w:ascii="Times New Roman" w:eastAsia="Lexend" w:hAnsi="Times New Roman" w:cs="Times New Roman"/>
          <w:i/>
          <w:iCs/>
          <w:color w:val="666666"/>
          <w:sz w:val="22"/>
          <w:szCs w:val="22"/>
        </w:rPr>
      </w:pPr>
      <w:r>
        <w:rPr>
          <w:rFonts w:ascii="Times New Roman" w:eastAsia="Lexend" w:hAnsi="Times New Roman" w:cs="Times New Roman"/>
          <w:i/>
          <w:iCs/>
          <w:color w:val="666666"/>
          <w:sz w:val="22"/>
          <w:szCs w:val="22"/>
        </w:rPr>
        <w:t>Luis de León</w:t>
      </w:r>
      <w:r w:rsidRPr="00E13F5B">
        <w:rPr>
          <w:rFonts w:ascii="Times New Roman" w:eastAsia="Lexend" w:hAnsi="Times New Roman" w:cs="Times New Roman"/>
          <w:i/>
          <w:iCs/>
          <w:color w:val="666666"/>
          <w:sz w:val="22"/>
          <w:szCs w:val="22"/>
        </w:rPr>
        <w:t>:</w:t>
      </w:r>
      <w:r>
        <w:rPr>
          <w:rFonts w:ascii="Times New Roman" w:eastAsia="Lexend" w:hAnsi="Times New Roman" w:cs="Times New Roman"/>
          <w:i/>
          <w:iCs/>
          <w:color w:val="666666"/>
          <w:sz w:val="22"/>
          <w:szCs w:val="22"/>
        </w:rPr>
        <w:t xml:space="preserve"> Intentémoslo, no perdemos nada y el chiste es que nos resuelvan como mejorar las estrategias de cobro domiciliado, o sea tampoco es que queramos que nos resuelvan todo</w:t>
      </w:r>
    </w:p>
    <w:p w14:paraId="7B41FAD1" w14:textId="77777777" w:rsidR="006E6CCD" w:rsidRDefault="006E6CCD" w:rsidP="006E6CCD">
      <w:pPr>
        <w:jc w:val="both"/>
        <w:rPr>
          <w:rFonts w:ascii="Times New Roman" w:eastAsia="Lexend" w:hAnsi="Times New Roman" w:cs="Times New Roman"/>
          <w:i/>
          <w:iCs/>
          <w:color w:val="666666"/>
          <w:sz w:val="22"/>
          <w:szCs w:val="22"/>
        </w:rPr>
      </w:pPr>
    </w:p>
    <w:p w14:paraId="0232054D" w14:textId="569F5309" w:rsidR="006E6CCD" w:rsidRDefault="006E6CCD" w:rsidP="006E6CCD">
      <w:pPr>
        <w:jc w:val="both"/>
        <w:rPr>
          <w:rFonts w:ascii="Times New Roman" w:eastAsia="Lexend" w:hAnsi="Times New Roman" w:cs="Times New Roman"/>
          <w:i/>
          <w:iCs/>
          <w:color w:val="666666"/>
          <w:sz w:val="22"/>
          <w:szCs w:val="22"/>
        </w:rPr>
      </w:pPr>
      <w:r>
        <w:rPr>
          <w:rFonts w:ascii="Times New Roman" w:eastAsia="Lexend" w:hAnsi="Times New Roman" w:cs="Times New Roman"/>
          <w:i/>
          <w:iCs/>
          <w:color w:val="666666"/>
          <w:sz w:val="22"/>
          <w:szCs w:val="22"/>
        </w:rPr>
        <w:t>Miguel Cordero</w:t>
      </w:r>
      <w:r w:rsidRPr="00E13F5B">
        <w:rPr>
          <w:rFonts w:ascii="Times New Roman" w:eastAsia="Lexend" w:hAnsi="Times New Roman" w:cs="Times New Roman"/>
          <w:i/>
          <w:iCs/>
          <w:color w:val="666666"/>
          <w:sz w:val="22"/>
          <w:szCs w:val="22"/>
        </w:rPr>
        <w:t xml:space="preserve">: </w:t>
      </w:r>
      <w:r>
        <w:rPr>
          <w:rFonts w:ascii="Times New Roman" w:eastAsia="Lexend" w:hAnsi="Times New Roman" w:cs="Times New Roman"/>
          <w:i/>
          <w:iCs/>
          <w:color w:val="666666"/>
          <w:sz w:val="22"/>
          <w:szCs w:val="22"/>
        </w:rPr>
        <w:t>Ok, me parece bien</w:t>
      </w:r>
      <w:r w:rsidR="00AB61F1">
        <w:rPr>
          <w:rFonts w:ascii="Times New Roman" w:eastAsia="Lexend" w:hAnsi="Times New Roman" w:cs="Times New Roman"/>
          <w:i/>
          <w:iCs/>
          <w:color w:val="666666"/>
          <w:sz w:val="22"/>
          <w:szCs w:val="22"/>
        </w:rPr>
        <w:t>…</w:t>
      </w:r>
      <w:r w:rsidR="00680B67">
        <w:rPr>
          <w:rFonts w:ascii="Times New Roman" w:eastAsia="Lexend" w:hAnsi="Times New Roman" w:cs="Times New Roman"/>
          <w:i/>
          <w:iCs/>
          <w:color w:val="666666"/>
          <w:sz w:val="22"/>
          <w:szCs w:val="22"/>
        </w:rPr>
        <w:t xml:space="preserve"> ¡</w:t>
      </w:r>
      <w:r w:rsidR="00AB61F1">
        <w:rPr>
          <w:rFonts w:ascii="Times New Roman" w:eastAsia="Lexend" w:hAnsi="Times New Roman" w:cs="Times New Roman"/>
          <w:i/>
          <w:iCs/>
          <w:color w:val="666666"/>
          <w:sz w:val="22"/>
          <w:szCs w:val="22"/>
        </w:rPr>
        <w:t>hagámoslo todo suma!</w:t>
      </w:r>
    </w:p>
    <w:p w14:paraId="04781402" w14:textId="77777777" w:rsidR="006E6CCD" w:rsidRDefault="006E6CCD" w:rsidP="006E6CCD">
      <w:pPr>
        <w:jc w:val="both"/>
        <w:rPr>
          <w:rFonts w:ascii="Times New Roman" w:eastAsia="Lexend" w:hAnsi="Times New Roman" w:cs="Times New Roman"/>
          <w:i/>
          <w:iCs/>
          <w:color w:val="666666"/>
          <w:sz w:val="22"/>
          <w:szCs w:val="22"/>
        </w:rPr>
      </w:pPr>
    </w:p>
    <w:p w14:paraId="48B6A5BF" w14:textId="77777777" w:rsidR="00E13F5B" w:rsidRDefault="00E13F5B" w:rsidP="00FC37AE">
      <w:pPr>
        <w:jc w:val="both"/>
        <w:rPr>
          <w:rFonts w:ascii="Times New Roman" w:eastAsia="Lexend" w:hAnsi="Times New Roman" w:cs="Times New Roman"/>
          <w:color w:val="666666"/>
          <w:sz w:val="20"/>
          <w:szCs w:val="20"/>
        </w:rPr>
      </w:pPr>
    </w:p>
    <w:p w14:paraId="2EA65FF0" w14:textId="699A8B9D" w:rsidR="006556C7" w:rsidRPr="00AC2BF9" w:rsidRDefault="006556C7" w:rsidP="00FC37AE">
      <w:pPr>
        <w:jc w:val="both"/>
        <w:rPr>
          <w:rFonts w:ascii="Times New Roman" w:hAnsi="Times New Roman" w:cs="Times New Roman"/>
          <w:b/>
          <w:bCs/>
          <w:sz w:val="22"/>
          <w:szCs w:val="22"/>
        </w:rPr>
      </w:pPr>
      <w:r w:rsidRPr="00AC2BF9">
        <w:rPr>
          <w:rFonts w:ascii="Times New Roman" w:hAnsi="Times New Roman" w:cs="Times New Roman"/>
          <w:b/>
          <w:bCs/>
          <w:sz w:val="22"/>
          <w:szCs w:val="22"/>
        </w:rPr>
        <w:t>Un montón de preguntas</w:t>
      </w:r>
      <w:r w:rsidR="00AC2BF9">
        <w:rPr>
          <w:rFonts w:ascii="Times New Roman" w:hAnsi="Times New Roman" w:cs="Times New Roman"/>
          <w:b/>
          <w:bCs/>
          <w:sz w:val="22"/>
          <w:szCs w:val="22"/>
        </w:rPr>
        <w:t>…</w:t>
      </w:r>
    </w:p>
    <w:p w14:paraId="0DDEA163" w14:textId="77777777" w:rsidR="006556C7" w:rsidRDefault="006556C7" w:rsidP="00FC37AE">
      <w:pPr>
        <w:jc w:val="both"/>
        <w:rPr>
          <w:rFonts w:ascii="Times New Roman" w:eastAsia="Lexend" w:hAnsi="Times New Roman" w:cs="Times New Roman"/>
          <w:color w:val="666666"/>
          <w:sz w:val="20"/>
          <w:szCs w:val="20"/>
        </w:rPr>
      </w:pPr>
    </w:p>
    <w:p w14:paraId="09F95D77" w14:textId="4495F25B" w:rsidR="00F81143" w:rsidRPr="00F81143" w:rsidRDefault="00563207" w:rsidP="00F81143">
      <w:pPr>
        <w:jc w:val="both"/>
        <w:rPr>
          <w:rFonts w:ascii="Times New Roman" w:hAnsi="Times New Roman" w:cs="Times New Roman"/>
          <w:sz w:val="22"/>
          <w:szCs w:val="22"/>
        </w:rPr>
      </w:pPr>
      <w:r>
        <w:rPr>
          <w:rFonts w:ascii="Times New Roman" w:hAnsi="Times New Roman" w:cs="Times New Roman"/>
          <w:sz w:val="22"/>
          <w:szCs w:val="22"/>
        </w:rPr>
        <w:t>Luis de León</w:t>
      </w:r>
      <w:r w:rsidR="003C63B4">
        <w:rPr>
          <w:rFonts w:ascii="Times New Roman" w:hAnsi="Times New Roman" w:cs="Times New Roman"/>
          <w:sz w:val="22"/>
          <w:szCs w:val="22"/>
        </w:rPr>
        <w:t xml:space="preserve"> </w:t>
      </w:r>
      <w:r w:rsidR="00F81143" w:rsidRPr="00F81143">
        <w:rPr>
          <w:rFonts w:ascii="Times New Roman" w:hAnsi="Times New Roman" w:cs="Times New Roman"/>
          <w:sz w:val="22"/>
          <w:szCs w:val="22"/>
        </w:rPr>
        <w:t xml:space="preserve">intuía que </w:t>
      </w:r>
      <w:r w:rsidR="00236EEF">
        <w:rPr>
          <w:rFonts w:ascii="Times New Roman" w:hAnsi="Times New Roman" w:cs="Times New Roman"/>
          <w:sz w:val="22"/>
          <w:szCs w:val="22"/>
        </w:rPr>
        <w:t>el</w:t>
      </w:r>
      <w:r w:rsidR="00F81143" w:rsidRPr="00F81143">
        <w:rPr>
          <w:rFonts w:ascii="Times New Roman" w:hAnsi="Times New Roman" w:cs="Times New Roman"/>
          <w:sz w:val="22"/>
          <w:szCs w:val="22"/>
        </w:rPr>
        <w:t xml:space="preserve"> problema </w:t>
      </w:r>
      <w:r w:rsidR="00F81143">
        <w:rPr>
          <w:rFonts w:ascii="Times New Roman" w:hAnsi="Times New Roman" w:cs="Times New Roman"/>
          <w:sz w:val="22"/>
          <w:szCs w:val="22"/>
        </w:rPr>
        <w:t xml:space="preserve">de optimización del producto de domiciliación </w:t>
      </w:r>
      <w:r w:rsidR="00F81143" w:rsidRPr="00F81143">
        <w:rPr>
          <w:rFonts w:ascii="Times New Roman" w:hAnsi="Times New Roman" w:cs="Times New Roman"/>
          <w:sz w:val="22"/>
          <w:szCs w:val="22"/>
        </w:rPr>
        <w:t xml:space="preserve">tenía tres partes: una inmediata, una intermedia y una de largo plazo que afectaba </w:t>
      </w:r>
      <w:r w:rsidR="00661509">
        <w:rPr>
          <w:rFonts w:ascii="Times New Roman" w:hAnsi="Times New Roman" w:cs="Times New Roman"/>
          <w:sz w:val="22"/>
          <w:szCs w:val="22"/>
        </w:rPr>
        <w:t>su toma de decisión</w:t>
      </w:r>
      <w:r w:rsidR="00236EEF">
        <w:rPr>
          <w:rFonts w:ascii="Times New Roman" w:hAnsi="Times New Roman" w:cs="Times New Roman"/>
          <w:sz w:val="22"/>
          <w:szCs w:val="22"/>
        </w:rPr>
        <w:t xml:space="preserve"> en conjunto con los ejecutivos de Credifiel</w:t>
      </w:r>
      <w:r w:rsidR="00F81143" w:rsidRPr="00F81143">
        <w:rPr>
          <w:rFonts w:ascii="Times New Roman" w:hAnsi="Times New Roman" w:cs="Times New Roman"/>
          <w:sz w:val="22"/>
          <w:szCs w:val="22"/>
        </w:rPr>
        <w:t xml:space="preserve">. </w:t>
      </w:r>
    </w:p>
    <w:p w14:paraId="1BBC19BB" w14:textId="77777777" w:rsidR="003C63B4" w:rsidRDefault="003C63B4" w:rsidP="00F81143">
      <w:pPr>
        <w:jc w:val="both"/>
        <w:rPr>
          <w:rFonts w:ascii="Times New Roman" w:hAnsi="Times New Roman" w:cs="Times New Roman"/>
          <w:sz w:val="22"/>
          <w:szCs w:val="22"/>
        </w:rPr>
      </w:pPr>
    </w:p>
    <w:p w14:paraId="7244BC74" w14:textId="60CD309B" w:rsidR="00865922" w:rsidRDefault="00F81143" w:rsidP="00F81143">
      <w:pPr>
        <w:jc w:val="both"/>
        <w:rPr>
          <w:rFonts w:ascii="Times New Roman" w:hAnsi="Times New Roman" w:cs="Times New Roman"/>
          <w:sz w:val="22"/>
          <w:szCs w:val="22"/>
        </w:rPr>
      </w:pPr>
      <w:r w:rsidRPr="00F81143">
        <w:rPr>
          <w:rFonts w:ascii="Times New Roman" w:hAnsi="Times New Roman" w:cs="Times New Roman"/>
          <w:sz w:val="22"/>
          <w:szCs w:val="22"/>
        </w:rPr>
        <w:t xml:space="preserve">La parte </w:t>
      </w:r>
      <w:r w:rsidRPr="00F81143">
        <w:rPr>
          <w:rFonts w:ascii="Times New Roman" w:hAnsi="Times New Roman" w:cs="Times New Roman"/>
          <w:b/>
          <w:bCs/>
          <w:sz w:val="22"/>
          <w:szCs w:val="22"/>
        </w:rPr>
        <w:t>inmediata</w:t>
      </w:r>
      <w:r w:rsidRPr="00F81143">
        <w:rPr>
          <w:rFonts w:ascii="Times New Roman" w:hAnsi="Times New Roman" w:cs="Times New Roman"/>
          <w:sz w:val="22"/>
          <w:szCs w:val="22"/>
        </w:rPr>
        <w:t xml:space="preserve"> se relacionaba con </w:t>
      </w:r>
      <w:r w:rsidR="00563207">
        <w:rPr>
          <w:rFonts w:ascii="Times New Roman" w:hAnsi="Times New Roman" w:cs="Times New Roman"/>
          <w:sz w:val="22"/>
          <w:szCs w:val="22"/>
        </w:rPr>
        <w:t>la</w:t>
      </w:r>
      <w:r w:rsidRPr="00F81143">
        <w:rPr>
          <w:rFonts w:ascii="Times New Roman" w:hAnsi="Times New Roman" w:cs="Times New Roman"/>
          <w:sz w:val="22"/>
          <w:szCs w:val="22"/>
        </w:rPr>
        <w:t xml:space="preserve"> implementación </w:t>
      </w:r>
      <w:r w:rsidR="00563207">
        <w:rPr>
          <w:rFonts w:ascii="Times New Roman" w:hAnsi="Times New Roman" w:cs="Times New Roman"/>
          <w:sz w:val="22"/>
          <w:szCs w:val="22"/>
        </w:rPr>
        <w:t xml:space="preserve">de la dirección de Tecnología </w:t>
      </w:r>
      <w:r w:rsidR="00661509">
        <w:rPr>
          <w:rFonts w:ascii="Times New Roman" w:hAnsi="Times New Roman" w:cs="Times New Roman"/>
          <w:sz w:val="22"/>
          <w:szCs w:val="22"/>
        </w:rPr>
        <w:t xml:space="preserve">en conjunto con su equipo de desarrollo y es, el </w:t>
      </w:r>
      <w:r w:rsidR="003C63B4">
        <w:rPr>
          <w:rFonts w:ascii="Times New Roman" w:hAnsi="Times New Roman" w:cs="Times New Roman"/>
          <w:sz w:val="22"/>
          <w:szCs w:val="22"/>
        </w:rPr>
        <w:t>motor de domiciliación</w:t>
      </w:r>
      <w:r w:rsidRPr="00F81143">
        <w:rPr>
          <w:rFonts w:ascii="Times New Roman" w:hAnsi="Times New Roman" w:cs="Times New Roman"/>
          <w:sz w:val="22"/>
          <w:szCs w:val="22"/>
        </w:rPr>
        <w:t xml:space="preserve">. Es decir, </w:t>
      </w:r>
      <w:r w:rsidR="003C63B4">
        <w:rPr>
          <w:rFonts w:ascii="Times New Roman" w:hAnsi="Times New Roman" w:cs="Times New Roman"/>
          <w:sz w:val="22"/>
          <w:szCs w:val="22"/>
        </w:rPr>
        <w:t>aquellos procesos</w:t>
      </w:r>
      <w:r w:rsidRPr="00F81143">
        <w:rPr>
          <w:rFonts w:ascii="Times New Roman" w:hAnsi="Times New Roman" w:cs="Times New Roman"/>
          <w:sz w:val="22"/>
          <w:szCs w:val="22"/>
        </w:rPr>
        <w:t xml:space="preserve"> a los que se les había dado todo el control para</w:t>
      </w:r>
      <w:r w:rsidR="003C63B4">
        <w:rPr>
          <w:rFonts w:ascii="Times New Roman" w:hAnsi="Times New Roman" w:cs="Times New Roman"/>
          <w:sz w:val="22"/>
          <w:szCs w:val="22"/>
        </w:rPr>
        <w:t xml:space="preserve"> conectar y</w:t>
      </w:r>
      <w:r w:rsidRPr="00F81143">
        <w:rPr>
          <w:rFonts w:ascii="Times New Roman" w:hAnsi="Times New Roman" w:cs="Times New Roman"/>
          <w:sz w:val="22"/>
          <w:szCs w:val="22"/>
        </w:rPr>
        <w:t xml:space="preserve"> </w:t>
      </w:r>
      <w:r w:rsidR="003C63B4">
        <w:rPr>
          <w:rFonts w:ascii="Times New Roman" w:hAnsi="Times New Roman" w:cs="Times New Roman"/>
          <w:sz w:val="22"/>
          <w:szCs w:val="22"/>
        </w:rPr>
        <w:t>ejecutar</w:t>
      </w:r>
      <w:r w:rsidRPr="00F81143">
        <w:rPr>
          <w:rFonts w:ascii="Times New Roman" w:hAnsi="Times New Roman" w:cs="Times New Roman"/>
          <w:sz w:val="22"/>
          <w:szCs w:val="22"/>
        </w:rPr>
        <w:t xml:space="preserve"> </w:t>
      </w:r>
      <w:r w:rsidR="003C63B4">
        <w:rPr>
          <w:rFonts w:ascii="Times New Roman" w:hAnsi="Times New Roman" w:cs="Times New Roman"/>
          <w:sz w:val="22"/>
          <w:szCs w:val="22"/>
        </w:rPr>
        <w:t xml:space="preserve">las peticiones de cobro a los bancos y las respuestas de </w:t>
      </w:r>
      <w:proofErr w:type="gramStart"/>
      <w:r w:rsidR="003C63B4">
        <w:rPr>
          <w:rFonts w:ascii="Times New Roman" w:hAnsi="Times New Roman" w:cs="Times New Roman"/>
          <w:sz w:val="22"/>
          <w:szCs w:val="22"/>
        </w:rPr>
        <w:t>las mismas</w:t>
      </w:r>
      <w:proofErr w:type="gramEnd"/>
      <w:r w:rsidRPr="00F81143">
        <w:rPr>
          <w:rFonts w:ascii="Times New Roman" w:hAnsi="Times New Roman" w:cs="Times New Roman"/>
          <w:sz w:val="22"/>
          <w:szCs w:val="22"/>
        </w:rPr>
        <w:t xml:space="preserve">, tras mucho esfuerzo, para unificar y estandarizar los </w:t>
      </w:r>
      <w:r w:rsidR="003C63B4">
        <w:rPr>
          <w:rFonts w:ascii="Times New Roman" w:hAnsi="Times New Roman" w:cs="Times New Roman"/>
          <w:sz w:val="22"/>
          <w:szCs w:val="22"/>
        </w:rPr>
        <w:t>procesos con los bancos y sus diferentes emisoras.</w:t>
      </w:r>
      <w:r w:rsidR="00661509">
        <w:rPr>
          <w:rFonts w:ascii="Times New Roman" w:hAnsi="Times New Roman" w:cs="Times New Roman"/>
          <w:sz w:val="22"/>
          <w:szCs w:val="22"/>
        </w:rPr>
        <w:t xml:space="preserve"> </w:t>
      </w:r>
    </w:p>
    <w:p w14:paraId="12F47A62" w14:textId="77777777" w:rsidR="00865922" w:rsidRDefault="00865922" w:rsidP="00F81143">
      <w:pPr>
        <w:jc w:val="both"/>
        <w:rPr>
          <w:rFonts w:ascii="Times New Roman" w:hAnsi="Times New Roman" w:cs="Times New Roman"/>
          <w:sz w:val="22"/>
          <w:szCs w:val="22"/>
        </w:rPr>
      </w:pPr>
    </w:p>
    <w:p w14:paraId="3E8342B9" w14:textId="2C2FFB44" w:rsidR="00F81143" w:rsidRPr="00F81143" w:rsidRDefault="00865922" w:rsidP="00F81143">
      <w:pPr>
        <w:jc w:val="both"/>
        <w:rPr>
          <w:rFonts w:ascii="Times New Roman" w:hAnsi="Times New Roman" w:cs="Times New Roman"/>
          <w:sz w:val="22"/>
          <w:szCs w:val="22"/>
        </w:rPr>
      </w:pPr>
      <w:r w:rsidRPr="00865922">
        <w:rPr>
          <w:rFonts w:ascii="Times New Roman" w:hAnsi="Times New Roman" w:cs="Times New Roman"/>
          <w:sz w:val="22"/>
          <w:szCs w:val="22"/>
        </w:rPr>
        <w:t xml:space="preserve">Es importante </w:t>
      </w:r>
      <w:r>
        <w:rPr>
          <w:rFonts w:ascii="Times New Roman" w:hAnsi="Times New Roman" w:cs="Times New Roman"/>
          <w:sz w:val="22"/>
          <w:szCs w:val="22"/>
        </w:rPr>
        <w:t>mencionar</w:t>
      </w:r>
      <w:r w:rsidRPr="00865922">
        <w:rPr>
          <w:rFonts w:ascii="Times New Roman" w:hAnsi="Times New Roman" w:cs="Times New Roman"/>
          <w:sz w:val="22"/>
          <w:szCs w:val="22"/>
        </w:rPr>
        <w:t xml:space="preserve"> que el motor de domiciliación, cuya función principal es automatizar las conexiones, así como las peticiones y respuestas relacionadas con los cobros a los bancos, opera de manera completamente independiente de la lógica de negocio relacionada con la segmentación de clientes y su comportamiento crediticio. Esta última actividad es responsabilidad de</w:t>
      </w:r>
      <w:r>
        <w:rPr>
          <w:rFonts w:ascii="Times New Roman" w:hAnsi="Times New Roman" w:cs="Times New Roman"/>
          <w:sz w:val="22"/>
          <w:szCs w:val="22"/>
        </w:rPr>
        <w:t xml:space="preserve"> un área de la empresa que se llama</w:t>
      </w:r>
      <w:r w:rsidRPr="00865922">
        <w:rPr>
          <w:rFonts w:ascii="Times New Roman" w:hAnsi="Times New Roman" w:cs="Times New Roman"/>
          <w:sz w:val="22"/>
          <w:szCs w:val="22"/>
        </w:rPr>
        <w:t xml:space="preserve"> Inteligencia de Negocios</w:t>
      </w:r>
      <w:r>
        <w:rPr>
          <w:rFonts w:ascii="Times New Roman" w:hAnsi="Times New Roman" w:cs="Times New Roman"/>
          <w:sz w:val="22"/>
          <w:szCs w:val="22"/>
        </w:rPr>
        <w:t xml:space="preserve"> </w:t>
      </w:r>
      <w:r w:rsidRPr="00865922">
        <w:rPr>
          <w:rFonts w:ascii="Times New Roman" w:hAnsi="Times New Roman" w:cs="Times New Roman"/>
          <w:sz w:val="22"/>
          <w:szCs w:val="22"/>
        </w:rPr>
        <w:t>la cual cuenta con sus propios modelos analíticos desarrollados en R y otras herramientas específicas para ese fin</w:t>
      </w:r>
      <w:r>
        <w:rPr>
          <w:rFonts w:ascii="Times New Roman" w:hAnsi="Times New Roman" w:cs="Times New Roman"/>
          <w:sz w:val="22"/>
          <w:szCs w:val="22"/>
        </w:rPr>
        <w:t>.</w:t>
      </w:r>
    </w:p>
    <w:p w14:paraId="4FE72ACD" w14:textId="77777777" w:rsidR="003C63B4" w:rsidRDefault="003C63B4" w:rsidP="00F81143">
      <w:pPr>
        <w:jc w:val="both"/>
        <w:rPr>
          <w:rFonts w:ascii="Times New Roman" w:hAnsi="Times New Roman" w:cs="Times New Roman"/>
          <w:sz w:val="22"/>
          <w:szCs w:val="22"/>
        </w:rPr>
      </w:pPr>
    </w:p>
    <w:p w14:paraId="4CA3784A" w14:textId="0DC6D78F" w:rsidR="00F81143" w:rsidRPr="00F81143" w:rsidRDefault="00F81143" w:rsidP="00F81143">
      <w:pPr>
        <w:jc w:val="both"/>
        <w:rPr>
          <w:rFonts w:ascii="Times New Roman" w:hAnsi="Times New Roman" w:cs="Times New Roman"/>
          <w:sz w:val="22"/>
          <w:szCs w:val="22"/>
        </w:rPr>
      </w:pPr>
      <w:r w:rsidRPr="00F81143">
        <w:rPr>
          <w:rFonts w:ascii="Times New Roman" w:hAnsi="Times New Roman" w:cs="Times New Roman"/>
          <w:sz w:val="22"/>
          <w:szCs w:val="22"/>
        </w:rPr>
        <w:t xml:space="preserve">Desde que </w:t>
      </w:r>
      <w:r w:rsidR="003C63B4">
        <w:rPr>
          <w:rFonts w:ascii="Times New Roman" w:hAnsi="Times New Roman" w:cs="Times New Roman"/>
          <w:sz w:val="22"/>
          <w:szCs w:val="22"/>
        </w:rPr>
        <w:t xml:space="preserve">Miguel </w:t>
      </w:r>
      <w:r w:rsidRPr="00F81143">
        <w:rPr>
          <w:rFonts w:ascii="Times New Roman" w:hAnsi="Times New Roman" w:cs="Times New Roman"/>
          <w:sz w:val="22"/>
          <w:szCs w:val="22"/>
        </w:rPr>
        <w:t xml:space="preserve">tomó las riendas del equipo </w:t>
      </w:r>
      <w:r w:rsidR="00BE6F2A">
        <w:rPr>
          <w:rFonts w:ascii="Times New Roman" w:hAnsi="Times New Roman" w:cs="Times New Roman"/>
          <w:sz w:val="22"/>
          <w:szCs w:val="22"/>
        </w:rPr>
        <w:t xml:space="preserve">de IT </w:t>
      </w:r>
      <w:r w:rsidRPr="00F81143">
        <w:rPr>
          <w:rFonts w:ascii="Times New Roman" w:hAnsi="Times New Roman" w:cs="Times New Roman"/>
          <w:sz w:val="22"/>
          <w:szCs w:val="22"/>
        </w:rPr>
        <w:t xml:space="preserve">a </w:t>
      </w:r>
      <w:r w:rsidR="003C63B4">
        <w:rPr>
          <w:rFonts w:ascii="Times New Roman" w:hAnsi="Times New Roman" w:cs="Times New Roman"/>
          <w:sz w:val="22"/>
          <w:szCs w:val="22"/>
        </w:rPr>
        <w:t>inicios</w:t>
      </w:r>
      <w:r w:rsidRPr="00F81143">
        <w:rPr>
          <w:rFonts w:ascii="Times New Roman" w:hAnsi="Times New Roman" w:cs="Times New Roman"/>
          <w:sz w:val="22"/>
          <w:szCs w:val="22"/>
        </w:rPr>
        <w:t xml:space="preserve"> de 20</w:t>
      </w:r>
      <w:r w:rsidR="003C63B4">
        <w:rPr>
          <w:rFonts w:ascii="Times New Roman" w:hAnsi="Times New Roman" w:cs="Times New Roman"/>
          <w:sz w:val="22"/>
          <w:szCs w:val="22"/>
        </w:rPr>
        <w:t>18</w:t>
      </w:r>
      <w:r w:rsidRPr="00F81143">
        <w:rPr>
          <w:rFonts w:ascii="Times New Roman" w:hAnsi="Times New Roman" w:cs="Times New Roman"/>
          <w:sz w:val="22"/>
          <w:szCs w:val="22"/>
        </w:rPr>
        <w:t xml:space="preserve">, y se aplicó la tecnología por primera vez en </w:t>
      </w:r>
      <w:r w:rsidR="003C63B4">
        <w:rPr>
          <w:rFonts w:ascii="Times New Roman" w:hAnsi="Times New Roman" w:cs="Times New Roman"/>
          <w:sz w:val="22"/>
          <w:szCs w:val="22"/>
        </w:rPr>
        <w:t>2019</w:t>
      </w:r>
      <w:r w:rsidRPr="00F81143">
        <w:rPr>
          <w:rFonts w:ascii="Times New Roman" w:hAnsi="Times New Roman" w:cs="Times New Roman"/>
          <w:sz w:val="22"/>
          <w:szCs w:val="22"/>
        </w:rPr>
        <w:t>, los resultados aparentemente eran buenos, pero las dudas sobre la “incrementalidad”</w:t>
      </w:r>
      <w:r w:rsidR="003C63B4">
        <w:rPr>
          <w:rFonts w:ascii="Times New Roman" w:hAnsi="Times New Roman" w:cs="Times New Roman"/>
          <w:sz w:val="22"/>
          <w:szCs w:val="22"/>
        </w:rPr>
        <w:t xml:space="preserve"> y “efectividad”</w:t>
      </w:r>
      <w:r w:rsidRPr="00F81143">
        <w:rPr>
          <w:rFonts w:ascii="Times New Roman" w:hAnsi="Times New Roman" w:cs="Times New Roman"/>
          <w:sz w:val="22"/>
          <w:szCs w:val="22"/>
        </w:rPr>
        <w:t xml:space="preserve"> no dejaban de aparecer por parte de los ejecutivos. </w:t>
      </w:r>
    </w:p>
    <w:p w14:paraId="2CE460B4" w14:textId="77777777" w:rsidR="003C63B4" w:rsidRDefault="003C63B4" w:rsidP="00F81143">
      <w:pPr>
        <w:jc w:val="both"/>
        <w:rPr>
          <w:rFonts w:ascii="Times New Roman" w:hAnsi="Times New Roman" w:cs="Times New Roman"/>
          <w:sz w:val="22"/>
          <w:szCs w:val="22"/>
        </w:rPr>
      </w:pPr>
    </w:p>
    <w:p w14:paraId="3750B4C2" w14:textId="2E333F29" w:rsidR="002E369F" w:rsidRPr="00F81143" w:rsidRDefault="00F81143" w:rsidP="00F81143">
      <w:pPr>
        <w:jc w:val="both"/>
        <w:rPr>
          <w:rFonts w:ascii="Times New Roman" w:hAnsi="Times New Roman" w:cs="Times New Roman"/>
          <w:sz w:val="22"/>
          <w:szCs w:val="22"/>
        </w:rPr>
      </w:pPr>
      <w:r w:rsidRPr="00F81143">
        <w:rPr>
          <w:rFonts w:ascii="Times New Roman" w:hAnsi="Times New Roman" w:cs="Times New Roman"/>
          <w:sz w:val="22"/>
          <w:szCs w:val="22"/>
        </w:rPr>
        <w:t>Existían preguntas de si con el tiempo l</w:t>
      </w:r>
      <w:r w:rsidR="003C63B4">
        <w:rPr>
          <w:rFonts w:ascii="Times New Roman" w:hAnsi="Times New Roman" w:cs="Times New Roman"/>
          <w:sz w:val="22"/>
          <w:szCs w:val="22"/>
        </w:rPr>
        <w:t xml:space="preserve">a efectividad de la cobranza por domiciliación sería </w:t>
      </w:r>
      <w:r w:rsidRPr="00F81143">
        <w:rPr>
          <w:rFonts w:ascii="Times New Roman" w:hAnsi="Times New Roman" w:cs="Times New Roman"/>
          <w:sz w:val="22"/>
          <w:szCs w:val="22"/>
        </w:rPr>
        <w:t>ta</w:t>
      </w:r>
      <w:r w:rsidR="003C63B4">
        <w:rPr>
          <w:rFonts w:ascii="Times New Roman" w:hAnsi="Times New Roman" w:cs="Times New Roman"/>
          <w:sz w:val="22"/>
          <w:szCs w:val="22"/>
        </w:rPr>
        <w:t>n</w:t>
      </w:r>
      <w:r w:rsidRPr="00F81143">
        <w:rPr>
          <w:rFonts w:ascii="Times New Roman" w:hAnsi="Times New Roman" w:cs="Times New Roman"/>
          <w:sz w:val="22"/>
          <w:szCs w:val="22"/>
        </w:rPr>
        <w:t xml:space="preserve"> eficiente como se pensaba al principio, y si el aumento de ventas en </w:t>
      </w:r>
      <w:r w:rsidR="003C63B4">
        <w:rPr>
          <w:rFonts w:ascii="Times New Roman" w:hAnsi="Times New Roman" w:cs="Times New Roman"/>
          <w:sz w:val="22"/>
          <w:szCs w:val="22"/>
        </w:rPr>
        <w:t>el producto domiciliado</w:t>
      </w:r>
      <w:r w:rsidRPr="00F81143">
        <w:rPr>
          <w:rFonts w:ascii="Times New Roman" w:hAnsi="Times New Roman" w:cs="Times New Roman"/>
          <w:sz w:val="22"/>
          <w:szCs w:val="22"/>
        </w:rPr>
        <w:t xml:space="preserve"> correspondía a las mejoras por haber automatizado la segmentación y personalización de </w:t>
      </w:r>
      <w:r w:rsidR="003C63B4">
        <w:rPr>
          <w:rFonts w:ascii="Times New Roman" w:hAnsi="Times New Roman" w:cs="Times New Roman"/>
          <w:sz w:val="22"/>
          <w:szCs w:val="22"/>
        </w:rPr>
        <w:t>clientes o simplemente era por una estrategia del negocio.</w:t>
      </w:r>
    </w:p>
    <w:p w14:paraId="61EA97BD" w14:textId="77777777" w:rsidR="00F81143" w:rsidRDefault="00F81143" w:rsidP="00F81143">
      <w:pPr>
        <w:jc w:val="both"/>
        <w:rPr>
          <w:rFonts w:ascii="Times New Roman" w:eastAsia="Lexend" w:hAnsi="Times New Roman" w:cs="Times New Roman"/>
          <w:color w:val="666666"/>
          <w:sz w:val="20"/>
          <w:szCs w:val="20"/>
        </w:rPr>
      </w:pPr>
    </w:p>
    <w:p w14:paraId="3DFC5175" w14:textId="1F7DECB2" w:rsidR="002E369F" w:rsidRPr="002E369F" w:rsidRDefault="002E369F" w:rsidP="002E369F">
      <w:pPr>
        <w:jc w:val="both"/>
        <w:rPr>
          <w:rFonts w:ascii="Times New Roman" w:hAnsi="Times New Roman" w:cs="Times New Roman"/>
          <w:sz w:val="22"/>
          <w:szCs w:val="22"/>
        </w:rPr>
      </w:pPr>
      <w:r w:rsidRPr="002E369F">
        <w:rPr>
          <w:rFonts w:ascii="Times New Roman" w:hAnsi="Times New Roman" w:cs="Times New Roman"/>
          <w:sz w:val="22"/>
          <w:szCs w:val="22"/>
        </w:rPr>
        <w:t xml:space="preserve">La parte </w:t>
      </w:r>
      <w:r w:rsidRPr="00307093">
        <w:rPr>
          <w:rFonts w:ascii="Times New Roman" w:hAnsi="Times New Roman" w:cs="Times New Roman"/>
          <w:b/>
          <w:bCs/>
          <w:sz w:val="22"/>
          <w:szCs w:val="22"/>
        </w:rPr>
        <w:t>intermedia</w:t>
      </w:r>
      <w:r w:rsidRPr="002E369F">
        <w:rPr>
          <w:rFonts w:ascii="Times New Roman" w:hAnsi="Times New Roman" w:cs="Times New Roman"/>
          <w:sz w:val="22"/>
          <w:szCs w:val="22"/>
        </w:rPr>
        <w:t xml:space="preserve"> del problema</w:t>
      </w:r>
      <w:r>
        <w:rPr>
          <w:rFonts w:ascii="Times New Roman" w:hAnsi="Times New Roman" w:cs="Times New Roman"/>
          <w:sz w:val="22"/>
          <w:szCs w:val="22"/>
        </w:rPr>
        <w:t xml:space="preserve"> </w:t>
      </w:r>
      <w:r w:rsidRPr="002E369F">
        <w:rPr>
          <w:rFonts w:ascii="Times New Roman" w:hAnsi="Times New Roman" w:cs="Times New Roman"/>
          <w:sz w:val="22"/>
          <w:szCs w:val="22"/>
        </w:rPr>
        <w:t xml:space="preserve">se relacionaba con </w:t>
      </w:r>
      <w:r>
        <w:rPr>
          <w:rFonts w:ascii="Times New Roman" w:hAnsi="Times New Roman" w:cs="Times New Roman"/>
          <w:sz w:val="22"/>
          <w:szCs w:val="22"/>
        </w:rPr>
        <w:t xml:space="preserve">el </w:t>
      </w:r>
      <w:r w:rsidRPr="002E369F">
        <w:rPr>
          <w:rFonts w:ascii="Times New Roman" w:hAnsi="Times New Roman" w:cs="Times New Roman"/>
          <w:sz w:val="22"/>
          <w:szCs w:val="22"/>
        </w:rPr>
        <w:t xml:space="preserve">objetivo </w:t>
      </w:r>
      <w:r w:rsidR="00964996">
        <w:rPr>
          <w:rFonts w:ascii="Times New Roman" w:hAnsi="Times New Roman" w:cs="Times New Roman"/>
          <w:sz w:val="22"/>
          <w:szCs w:val="22"/>
        </w:rPr>
        <w:t>de</w:t>
      </w:r>
      <w:r w:rsidRPr="002E369F">
        <w:rPr>
          <w:rFonts w:ascii="Times New Roman" w:hAnsi="Times New Roman" w:cs="Times New Roman"/>
          <w:sz w:val="22"/>
          <w:szCs w:val="22"/>
        </w:rPr>
        <w:t xml:space="preserve"> explorar nuevas opciones de emisoras bancarias</w:t>
      </w:r>
      <w:r>
        <w:rPr>
          <w:rFonts w:ascii="Times New Roman" w:hAnsi="Times New Roman" w:cs="Times New Roman"/>
          <w:sz w:val="22"/>
          <w:szCs w:val="22"/>
        </w:rPr>
        <w:t xml:space="preserve"> con el apoyo de l</w:t>
      </w:r>
      <w:r w:rsidR="00BE6F2A">
        <w:rPr>
          <w:rFonts w:ascii="Times New Roman" w:hAnsi="Times New Roman" w:cs="Times New Roman"/>
          <w:sz w:val="22"/>
          <w:szCs w:val="22"/>
        </w:rPr>
        <w:t xml:space="preserve">os directores </w:t>
      </w:r>
      <w:r>
        <w:rPr>
          <w:rFonts w:ascii="Times New Roman" w:hAnsi="Times New Roman" w:cs="Times New Roman"/>
          <w:sz w:val="22"/>
          <w:szCs w:val="22"/>
        </w:rPr>
        <w:t xml:space="preserve">de </w:t>
      </w:r>
      <w:r w:rsidR="00307093">
        <w:rPr>
          <w:rFonts w:ascii="Times New Roman" w:hAnsi="Times New Roman" w:cs="Times New Roman"/>
          <w:sz w:val="22"/>
          <w:szCs w:val="22"/>
        </w:rPr>
        <w:t xml:space="preserve">Operaciones y </w:t>
      </w:r>
      <w:r>
        <w:rPr>
          <w:rFonts w:ascii="Times New Roman" w:hAnsi="Times New Roman" w:cs="Times New Roman"/>
          <w:sz w:val="22"/>
          <w:szCs w:val="22"/>
        </w:rPr>
        <w:t>Finanzas</w:t>
      </w:r>
      <w:r w:rsidRPr="002E369F">
        <w:rPr>
          <w:rFonts w:ascii="Times New Roman" w:hAnsi="Times New Roman" w:cs="Times New Roman"/>
          <w:sz w:val="22"/>
          <w:szCs w:val="22"/>
        </w:rPr>
        <w:t>. Esta búsqueda se orientó a ampliar los horarios y esquemas de cobro, ser más flexibles en los procesos, permitir el cobro en parcialidades y diversificar los canales de domiciliación. Todo esto con la finalidad de hacer más eficiente el proceso de cobranza.</w:t>
      </w:r>
    </w:p>
    <w:p w14:paraId="355F49A3" w14:textId="77777777" w:rsidR="002B5B3D" w:rsidRDefault="002B5B3D" w:rsidP="002E369F">
      <w:pPr>
        <w:jc w:val="both"/>
        <w:rPr>
          <w:rFonts w:ascii="Times New Roman" w:hAnsi="Times New Roman" w:cs="Times New Roman"/>
          <w:sz w:val="22"/>
          <w:szCs w:val="22"/>
        </w:rPr>
      </w:pPr>
    </w:p>
    <w:p w14:paraId="13CDC648" w14:textId="5F2BFB94" w:rsidR="002E369F" w:rsidRPr="002E369F" w:rsidRDefault="002E369F" w:rsidP="002E369F">
      <w:pPr>
        <w:jc w:val="both"/>
        <w:rPr>
          <w:rFonts w:ascii="Times New Roman" w:hAnsi="Times New Roman" w:cs="Times New Roman"/>
          <w:sz w:val="22"/>
          <w:szCs w:val="22"/>
        </w:rPr>
      </w:pPr>
      <w:r w:rsidRPr="002E369F">
        <w:rPr>
          <w:rFonts w:ascii="Times New Roman" w:hAnsi="Times New Roman" w:cs="Times New Roman"/>
          <w:sz w:val="22"/>
          <w:szCs w:val="22"/>
        </w:rPr>
        <w:t>Sin embargo, estas nuevas variantes implican distintos esquemas de costos. Algunos proveedores cobran por cada intento de cobro (hit), mientras que otros no aplican este tipo de cargos</w:t>
      </w:r>
      <w:r>
        <w:rPr>
          <w:rFonts w:ascii="Times New Roman" w:hAnsi="Times New Roman" w:cs="Times New Roman"/>
          <w:sz w:val="22"/>
          <w:szCs w:val="22"/>
        </w:rPr>
        <w:t>, es decir, solo cobran por el cobro exitoso</w:t>
      </w:r>
      <w:r w:rsidRPr="002E369F">
        <w:rPr>
          <w:rFonts w:ascii="Times New Roman" w:hAnsi="Times New Roman" w:cs="Times New Roman"/>
          <w:sz w:val="22"/>
          <w:szCs w:val="22"/>
        </w:rPr>
        <w:t>. Asimismo, existen diferencias entre bancos y emisoras: algunos procesan el total del monto a descontar en una sola transacción, mientras que otros cuentan con la capacidad de realizar descuentos parciales, lo que añade una capa de flexibilidad, pero también de complejidad operativa y financiera</w:t>
      </w:r>
    </w:p>
    <w:p w14:paraId="5ADCB082" w14:textId="583C644A" w:rsidR="002E369F" w:rsidRPr="002E369F" w:rsidRDefault="002E369F" w:rsidP="00F81143">
      <w:pPr>
        <w:jc w:val="both"/>
        <w:rPr>
          <w:rFonts w:ascii="Times New Roman" w:hAnsi="Times New Roman" w:cs="Times New Roman"/>
          <w:sz w:val="22"/>
          <w:szCs w:val="22"/>
        </w:rPr>
      </w:pPr>
    </w:p>
    <w:p w14:paraId="5A48D053" w14:textId="3059FB4E" w:rsidR="002E369F" w:rsidRPr="002B5B3D" w:rsidRDefault="00563207" w:rsidP="00F81143">
      <w:pPr>
        <w:jc w:val="both"/>
        <w:rPr>
          <w:rFonts w:ascii="Times New Roman" w:hAnsi="Times New Roman" w:cs="Times New Roman"/>
          <w:sz w:val="22"/>
          <w:szCs w:val="22"/>
        </w:rPr>
      </w:pPr>
      <w:r>
        <w:rPr>
          <w:rFonts w:ascii="Times New Roman" w:hAnsi="Times New Roman" w:cs="Times New Roman"/>
          <w:sz w:val="22"/>
          <w:szCs w:val="22"/>
        </w:rPr>
        <w:t>Luis de León</w:t>
      </w:r>
      <w:r w:rsidR="002B5B3D">
        <w:rPr>
          <w:rFonts w:ascii="Times New Roman" w:hAnsi="Times New Roman" w:cs="Times New Roman"/>
          <w:sz w:val="22"/>
          <w:szCs w:val="22"/>
        </w:rPr>
        <w:t xml:space="preserve"> </w:t>
      </w:r>
      <w:r w:rsidR="002B5B3D" w:rsidRPr="002B5B3D">
        <w:rPr>
          <w:rFonts w:ascii="Times New Roman" w:hAnsi="Times New Roman" w:cs="Times New Roman"/>
          <w:sz w:val="22"/>
          <w:szCs w:val="22"/>
        </w:rPr>
        <w:t xml:space="preserve">se encontraba en una encrucijada, debía decidir si confiaba en los </w:t>
      </w:r>
      <w:r w:rsidR="002B5B3D">
        <w:rPr>
          <w:rFonts w:ascii="Times New Roman" w:hAnsi="Times New Roman" w:cs="Times New Roman"/>
          <w:sz w:val="22"/>
          <w:szCs w:val="22"/>
        </w:rPr>
        <w:t>esfuerzos</w:t>
      </w:r>
      <w:r w:rsidR="002B5B3D" w:rsidRPr="002B5B3D">
        <w:rPr>
          <w:rFonts w:ascii="Times New Roman" w:hAnsi="Times New Roman" w:cs="Times New Roman"/>
          <w:sz w:val="22"/>
          <w:szCs w:val="22"/>
        </w:rPr>
        <w:t xml:space="preserve"> </w:t>
      </w:r>
      <w:r w:rsidR="002B5B3D">
        <w:rPr>
          <w:rFonts w:ascii="Times New Roman" w:hAnsi="Times New Roman" w:cs="Times New Roman"/>
          <w:sz w:val="22"/>
          <w:szCs w:val="22"/>
        </w:rPr>
        <w:t>hechos</w:t>
      </w:r>
      <w:r w:rsidR="00964996">
        <w:rPr>
          <w:rFonts w:ascii="Times New Roman" w:hAnsi="Times New Roman" w:cs="Times New Roman"/>
          <w:sz w:val="22"/>
          <w:szCs w:val="22"/>
        </w:rPr>
        <w:t xml:space="preserve"> (motor y emisoras)</w:t>
      </w:r>
      <w:r w:rsidR="002B5B3D">
        <w:rPr>
          <w:rFonts w:ascii="Times New Roman" w:hAnsi="Times New Roman" w:cs="Times New Roman"/>
          <w:sz w:val="22"/>
          <w:szCs w:val="22"/>
        </w:rPr>
        <w:t xml:space="preserve"> y </w:t>
      </w:r>
      <w:r w:rsidR="002B5B3D" w:rsidRPr="002B5B3D">
        <w:rPr>
          <w:rFonts w:ascii="Times New Roman" w:hAnsi="Times New Roman" w:cs="Times New Roman"/>
          <w:sz w:val="22"/>
          <w:szCs w:val="22"/>
        </w:rPr>
        <w:t>agregando nuev</w:t>
      </w:r>
      <w:r w:rsidR="002B5B3D">
        <w:rPr>
          <w:rFonts w:ascii="Times New Roman" w:hAnsi="Times New Roman" w:cs="Times New Roman"/>
          <w:sz w:val="22"/>
          <w:szCs w:val="22"/>
        </w:rPr>
        <w:t>os canales de cobro digitales</w:t>
      </w:r>
      <w:r w:rsidR="002B5B3D" w:rsidRPr="002B5B3D">
        <w:rPr>
          <w:rFonts w:ascii="Times New Roman" w:hAnsi="Times New Roman" w:cs="Times New Roman"/>
          <w:sz w:val="22"/>
          <w:szCs w:val="22"/>
        </w:rPr>
        <w:t xml:space="preserve">, o retar el </w:t>
      </w:r>
      <w:r w:rsidR="002B5B3D" w:rsidRPr="002B5B3D">
        <w:rPr>
          <w:rFonts w:ascii="Times New Roman" w:hAnsi="Times New Roman" w:cs="Times New Roman"/>
          <w:i/>
          <w:iCs/>
          <w:sz w:val="22"/>
          <w:szCs w:val="22"/>
        </w:rPr>
        <w:t>statu quo</w:t>
      </w:r>
      <w:r w:rsidR="002B5B3D" w:rsidRPr="002B5B3D">
        <w:rPr>
          <w:rFonts w:ascii="Times New Roman" w:hAnsi="Times New Roman" w:cs="Times New Roman"/>
          <w:sz w:val="22"/>
          <w:szCs w:val="22"/>
        </w:rPr>
        <w:t xml:space="preserve"> y enfocar recursos de Ingeniería y Ciencias de Datos para investigar modelos</w:t>
      </w:r>
      <w:r w:rsidR="002B5B3D">
        <w:rPr>
          <w:rFonts w:ascii="Times New Roman" w:hAnsi="Times New Roman" w:cs="Times New Roman"/>
          <w:sz w:val="22"/>
          <w:szCs w:val="22"/>
        </w:rPr>
        <w:t xml:space="preserve"> de datos y ML</w:t>
      </w:r>
      <w:r w:rsidR="002B5B3D" w:rsidRPr="002B5B3D">
        <w:rPr>
          <w:rFonts w:ascii="Times New Roman" w:hAnsi="Times New Roman" w:cs="Times New Roman"/>
          <w:sz w:val="22"/>
          <w:szCs w:val="22"/>
        </w:rPr>
        <w:t xml:space="preserve"> explora</w:t>
      </w:r>
      <w:r w:rsidR="002B5B3D">
        <w:rPr>
          <w:rFonts w:ascii="Times New Roman" w:hAnsi="Times New Roman" w:cs="Times New Roman"/>
          <w:sz w:val="22"/>
          <w:szCs w:val="22"/>
        </w:rPr>
        <w:t>ndo</w:t>
      </w:r>
      <w:r w:rsidR="002B5B3D" w:rsidRPr="002B5B3D">
        <w:rPr>
          <w:rFonts w:ascii="Times New Roman" w:hAnsi="Times New Roman" w:cs="Times New Roman"/>
          <w:sz w:val="22"/>
          <w:szCs w:val="22"/>
        </w:rPr>
        <w:t xml:space="preserve"> opciones para extraer aprendizajes (insights) que pudieran informar e inspirar al equipo de </w:t>
      </w:r>
      <w:r w:rsidR="002B5B3D">
        <w:rPr>
          <w:rFonts w:ascii="Times New Roman" w:hAnsi="Times New Roman" w:cs="Times New Roman"/>
          <w:sz w:val="22"/>
          <w:szCs w:val="22"/>
        </w:rPr>
        <w:t>Inteligencia de Negocios de la dirección de Operaciones</w:t>
      </w:r>
      <w:r w:rsidR="002B5B3D" w:rsidRPr="002B5B3D">
        <w:rPr>
          <w:rFonts w:ascii="Times New Roman" w:hAnsi="Times New Roman" w:cs="Times New Roman"/>
          <w:sz w:val="22"/>
          <w:szCs w:val="22"/>
        </w:rPr>
        <w:t>.</w:t>
      </w:r>
    </w:p>
    <w:p w14:paraId="0C9CCCCA" w14:textId="77777777" w:rsidR="002E369F" w:rsidRDefault="002E369F" w:rsidP="00F81143">
      <w:pPr>
        <w:jc w:val="both"/>
        <w:rPr>
          <w:rFonts w:ascii="Times New Roman" w:eastAsia="Lexend" w:hAnsi="Times New Roman" w:cs="Times New Roman"/>
          <w:color w:val="666666"/>
          <w:sz w:val="20"/>
          <w:szCs w:val="20"/>
        </w:rPr>
      </w:pPr>
    </w:p>
    <w:p w14:paraId="3DFB2DF0" w14:textId="5DFA8FB9" w:rsidR="002B5B3D" w:rsidRDefault="002B5B3D" w:rsidP="002B5B3D">
      <w:pPr>
        <w:jc w:val="both"/>
        <w:rPr>
          <w:rFonts w:ascii="Times New Roman" w:hAnsi="Times New Roman" w:cs="Times New Roman"/>
          <w:sz w:val="22"/>
          <w:szCs w:val="22"/>
        </w:rPr>
      </w:pPr>
      <w:r w:rsidRPr="002B5B3D">
        <w:rPr>
          <w:rFonts w:ascii="Times New Roman" w:hAnsi="Times New Roman" w:cs="Times New Roman"/>
          <w:sz w:val="22"/>
          <w:szCs w:val="22"/>
        </w:rPr>
        <w:t xml:space="preserve">Por desgracia, </w:t>
      </w:r>
      <w:r w:rsidR="00AD0259">
        <w:rPr>
          <w:rFonts w:ascii="Times New Roman" w:hAnsi="Times New Roman" w:cs="Times New Roman"/>
          <w:sz w:val="22"/>
          <w:szCs w:val="22"/>
        </w:rPr>
        <w:t>Luis</w:t>
      </w:r>
      <w:r>
        <w:rPr>
          <w:rFonts w:ascii="Times New Roman" w:hAnsi="Times New Roman" w:cs="Times New Roman"/>
          <w:sz w:val="22"/>
          <w:szCs w:val="22"/>
        </w:rPr>
        <w:t xml:space="preserve"> </w:t>
      </w:r>
      <w:r w:rsidRPr="002B5B3D">
        <w:rPr>
          <w:rFonts w:ascii="Times New Roman" w:hAnsi="Times New Roman" w:cs="Times New Roman"/>
          <w:sz w:val="22"/>
          <w:szCs w:val="22"/>
        </w:rPr>
        <w:t>sabía que enfocar recursos en resolver las dudas no sólo frenaría el progreso en cualquier otro proyecto, posiblemente tomando un par de meses de trabajo y sin tener garantía de obtener un beneficio significativo, sino que también generaría una contrarrespuesta negativa de los dueños d</w:t>
      </w:r>
      <w:r>
        <w:rPr>
          <w:rFonts w:ascii="Times New Roman" w:hAnsi="Times New Roman" w:cs="Times New Roman"/>
          <w:sz w:val="22"/>
          <w:szCs w:val="22"/>
        </w:rPr>
        <w:t>e los modelos actuales</w:t>
      </w:r>
      <w:r w:rsidRPr="002B5B3D">
        <w:rPr>
          <w:rFonts w:ascii="Times New Roman" w:hAnsi="Times New Roman" w:cs="Times New Roman"/>
          <w:sz w:val="22"/>
          <w:szCs w:val="22"/>
        </w:rPr>
        <w:t xml:space="preserve">, quienes con frecuencia percibían las investigaciones al modelo como cuestionamientos a la calidad de su trabajo. </w:t>
      </w:r>
    </w:p>
    <w:p w14:paraId="3F5B8B44" w14:textId="77777777" w:rsidR="002B5B3D" w:rsidRDefault="002B5B3D" w:rsidP="002B5B3D">
      <w:pPr>
        <w:jc w:val="both"/>
        <w:rPr>
          <w:rFonts w:ascii="Times New Roman" w:hAnsi="Times New Roman" w:cs="Times New Roman"/>
          <w:sz w:val="22"/>
          <w:szCs w:val="22"/>
        </w:rPr>
      </w:pPr>
    </w:p>
    <w:p w14:paraId="3E644A0F" w14:textId="434C343B" w:rsidR="00B36A13" w:rsidRDefault="00B36A13" w:rsidP="002B5B3D">
      <w:pPr>
        <w:jc w:val="both"/>
        <w:rPr>
          <w:rFonts w:ascii="Times New Roman" w:hAnsi="Times New Roman" w:cs="Times New Roman"/>
          <w:sz w:val="22"/>
          <w:szCs w:val="22"/>
        </w:rPr>
      </w:pPr>
      <w:r w:rsidRPr="00B36A13">
        <w:rPr>
          <w:rFonts w:ascii="Times New Roman" w:hAnsi="Times New Roman" w:cs="Times New Roman"/>
          <w:sz w:val="22"/>
          <w:szCs w:val="22"/>
        </w:rPr>
        <w:lastRenderedPageBreak/>
        <w:t xml:space="preserve">Todavía más intrigante, </w:t>
      </w:r>
      <w:r w:rsidR="00AD0259">
        <w:rPr>
          <w:rFonts w:ascii="Times New Roman" w:hAnsi="Times New Roman" w:cs="Times New Roman"/>
          <w:sz w:val="22"/>
          <w:szCs w:val="22"/>
        </w:rPr>
        <w:t>Luis</w:t>
      </w:r>
      <w:r w:rsidRPr="00B36A13">
        <w:rPr>
          <w:rFonts w:ascii="Times New Roman" w:hAnsi="Times New Roman" w:cs="Times New Roman"/>
          <w:sz w:val="22"/>
          <w:szCs w:val="22"/>
        </w:rPr>
        <w:t xml:space="preserve"> se preguntaba si debía enfocar a</w:t>
      </w:r>
      <w:r w:rsidR="00AD0259">
        <w:rPr>
          <w:rFonts w:ascii="Times New Roman" w:hAnsi="Times New Roman" w:cs="Times New Roman"/>
          <w:sz w:val="22"/>
          <w:szCs w:val="22"/>
        </w:rPr>
        <w:t xml:space="preserve">l </w:t>
      </w:r>
      <w:r w:rsidRPr="00B36A13">
        <w:rPr>
          <w:rFonts w:ascii="Times New Roman" w:hAnsi="Times New Roman" w:cs="Times New Roman"/>
          <w:sz w:val="22"/>
          <w:szCs w:val="22"/>
        </w:rPr>
        <w:t>equipo en probar diferentes herramientas y proveedores, para adoptar totalmente nuevas aplicaciones de IA.</w:t>
      </w:r>
    </w:p>
    <w:p w14:paraId="0AC7FF73" w14:textId="77777777" w:rsidR="002B5B3D" w:rsidRDefault="002B5B3D" w:rsidP="002B5B3D">
      <w:pPr>
        <w:jc w:val="both"/>
        <w:rPr>
          <w:rFonts w:ascii="Times New Roman" w:hAnsi="Times New Roman" w:cs="Times New Roman"/>
          <w:sz w:val="22"/>
          <w:szCs w:val="22"/>
        </w:rPr>
      </w:pPr>
    </w:p>
    <w:p w14:paraId="0154EB00" w14:textId="6647929D" w:rsidR="00B36A13" w:rsidRDefault="00B36A13" w:rsidP="002B5B3D">
      <w:pPr>
        <w:jc w:val="both"/>
        <w:rPr>
          <w:rFonts w:ascii="Times New Roman" w:hAnsi="Times New Roman" w:cs="Times New Roman"/>
          <w:sz w:val="22"/>
          <w:szCs w:val="22"/>
        </w:rPr>
      </w:pPr>
      <w:r w:rsidRPr="00B36A13">
        <w:rPr>
          <w:rFonts w:ascii="Times New Roman" w:hAnsi="Times New Roman" w:cs="Times New Roman"/>
          <w:sz w:val="22"/>
          <w:szCs w:val="22"/>
        </w:rPr>
        <w:t xml:space="preserve">Y este último punto lo llevaba a pensar en el </w:t>
      </w:r>
      <w:r w:rsidRPr="00B36A13">
        <w:rPr>
          <w:rFonts w:ascii="Times New Roman" w:hAnsi="Times New Roman" w:cs="Times New Roman"/>
          <w:b/>
          <w:bCs/>
          <w:sz w:val="22"/>
          <w:szCs w:val="22"/>
        </w:rPr>
        <w:t>largo plazo</w:t>
      </w:r>
      <w:r w:rsidRPr="00B36A13">
        <w:rPr>
          <w:rFonts w:ascii="Times New Roman" w:hAnsi="Times New Roman" w:cs="Times New Roman"/>
          <w:sz w:val="22"/>
          <w:szCs w:val="22"/>
        </w:rPr>
        <w:t>:</w:t>
      </w:r>
      <w:r>
        <w:rPr>
          <w:rFonts w:ascii="Times New Roman" w:hAnsi="Times New Roman" w:cs="Times New Roman"/>
          <w:sz w:val="22"/>
          <w:szCs w:val="22"/>
        </w:rPr>
        <w:t xml:space="preserve"> </w:t>
      </w:r>
      <w:r w:rsidRPr="00B36A13">
        <w:rPr>
          <w:rFonts w:ascii="Times New Roman" w:hAnsi="Times New Roman" w:cs="Times New Roman"/>
          <w:sz w:val="22"/>
          <w:szCs w:val="22"/>
        </w:rPr>
        <w:t xml:space="preserve">Era obvio que la tecnología no había avanzado al punto de ser confiable sin supervisión humana, y </w:t>
      </w:r>
      <w:r>
        <w:rPr>
          <w:rFonts w:ascii="Times New Roman" w:hAnsi="Times New Roman" w:cs="Times New Roman"/>
          <w:sz w:val="22"/>
          <w:szCs w:val="22"/>
        </w:rPr>
        <w:t>Miguel</w:t>
      </w:r>
      <w:r w:rsidRPr="00B36A13">
        <w:rPr>
          <w:rFonts w:ascii="Times New Roman" w:hAnsi="Times New Roman" w:cs="Times New Roman"/>
          <w:sz w:val="22"/>
          <w:szCs w:val="22"/>
        </w:rPr>
        <w:t xml:space="preserve"> así lo había confirmado mediante diferentes experimentos </w:t>
      </w:r>
      <w:r>
        <w:rPr>
          <w:rFonts w:ascii="Times New Roman" w:hAnsi="Times New Roman" w:cs="Times New Roman"/>
          <w:sz w:val="22"/>
          <w:szCs w:val="22"/>
        </w:rPr>
        <w:t xml:space="preserve">y </w:t>
      </w:r>
      <w:proofErr w:type="spellStart"/>
      <w:r>
        <w:rPr>
          <w:rFonts w:ascii="Times New Roman" w:hAnsi="Times New Roman" w:cs="Times New Roman"/>
          <w:sz w:val="22"/>
          <w:szCs w:val="22"/>
        </w:rPr>
        <w:t>PoCs</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proofs</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of</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concepts</w:t>
      </w:r>
      <w:proofErr w:type="spellEnd"/>
      <w:r>
        <w:rPr>
          <w:rFonts w:ascii="Times New Roman" w:hAnsi="Times New Roman" w:cs="Times New Roman"/>
          <w:sz w:val="22"/>
          <w:szCs w:val="22"/>
        </w:rPr>
        <w:t xml:space="preserve">) </w:t>
      </w:r>
      <w:r w:rsidRPr="00B36A13">
        <w:rPr>
          <w:rFonts w:ascii="Times New Roman" w:hAnsi="Times New Roman" w:cs="Times New Roman"/>
          <w:sz w:val="22"/>
          <w:szCs w:val="22"/>
        </w:rPr>
        <w:t xml:space="preserve">realizados en los meses anteriores, pero la velocidad, calidad y costo hacían razonable pensar en aprovechar la tecnología para </w:t>
      </w:r>
      <w:r>
        <w:rPr>
          <w:rFonts w:ascii="Times New Roman" w:hAnsi="Times New Roman" w:cs="Times New Roman"/>
          <w:sz w:val="22"/>
          <w:szCs w:val="22"/>
        </w:rPr>
        <w:t>eficientar</w:t>
      </w:r>
      <w:r w:rsidRPr="00B36A13">
        <w:rPr>
          <w:rFonts w:ascii="Times New Roman" w:hAnsi="Times New Roman" w:cs="Times New Roman"/>
          <w:sz w:val="22"/>
          <w:szCs w:val="22"/>
        </w:rPr>
        <w:t xml:space="preserve"> de forma significativa los gastos operativos</w:t>
      </w:r>
      <w:r>
        <w:rPr>
          <w:rFonts w:ascii="Times New Roman" w:hAnsi="Times New Roman" w:cs="Times New Roman"/>
          <w:sz w:val="22"/>
          <w:szCs w:val="22"/>
        </w:rPr>
        <w:t xml:space="preserve"> derivados de las comisiones de los bancos</w:t>
      </w:r>
      <w:r w:rsidRPr="00B36A13">
        <w:rPr>
          <w:rFonts w:ascii="Times New Roman" w:hAnsi="Times New Roman" w:cs="Times New Roman"/>
          <w:sz w:val="22"/>
          <w:szCs w:val="22"/>
        </w:rPr>
        <w:t xml:space="preserve"> </w:t>
      </w:r>
      <w:r>
        <w:rPr>
          <w:rFonts w:ascii="Times New Roman" w:hAnsi="Times New Roman" w:cs="Times New Roman"/>
          <w:sz w:val="22"/>
          <w:szCs w:val="22"/>
        </w:rPr>
        <w:t>e incrementar la efectividad de cobranza del producto</w:t>
      </w:r>
      <w:r w:rsidRPr="00B36A13">
        <w:rPr>
          <w:rFonts w:ascii="Times New Roman" w:hAnsi="Times New Roman" w:cs="Times New Roman"/>
          <w:sz w:val="22"/>
          <w:szCs w:val="22"/>
        </w:rPr>
        <w:t>.</w:t>
      </w:r>
    </w:p>
    <w:p w14:paraId="0BC13FBC" w14:textId="77777777" w:rsidR="00B36A13" w:rsidRDefault="00B36A13" w:rsidP="002B5B3D">
      <w:pPr>
        <w:jc w:val="both"/>
        <w:rPr>
          <w:rFonts w:ascii="Times New Roman" w:hAnsi="Times New Roman" w:cs="Times New Roman"/>
          <w:sz w:val="22"/>
          <w:szCs w:val="22"/>
        </w:rPr>
      </w:pPr>
    </w:p>
    <w:p w14:paraId="40CA0A60" w14:textId="21F204D4" w:rsidR="00405529" w:rsidRDefault="00405529" w:rsidP="002B5B3D">
      <w:pPr>
        <w:jc w:val="both"/>
        <w:rPr>
          <w:rFonts w:ascii="Times New Roman" w:hAnsi="Times New Roman" w:cs="Times New Roman"/>
          <w:sz w:val="22"/>
          <w:szCs w:val="22"/>
        </w:rPr>
      </w:pPr>
      <w:r w:rsidRPr="003C63B4">
        <w:rPr>
          <w:rFonts w:ascii="Times New Roman" w:hAnsi="Times New Roman" w:cs="Times New Roman"/>
          <w:sz w:val="22"/>
          <w:szCs w:val="22"/>
        </w:rPr>
        <w:t xml:space="preserve">Pero era bien sabido que estos modelos de Machine </w:t>
      </w:r>
      <w:proofErr w:type="spellStart"/>
      <w:r w:rsidRPr="003C63B4">
        <w:rPr>
          <w:rFonts w:ascii="Times New Roman" w:hAnsi="Times New Roman" w:cs="Times New Roman"/>
          <w:sz w:val="22"/>
          <w:szCs w:val="22"/>
        </w:rPr>
        <w:t>Learning</w:t>
      </w:r>
      <w:proofErr w:type="spellEnd"/>
      <w:r w:rsidRPr="003C63B4">
        <w:rPr>
          <w:rFonts w:ascii="Times New Roman" w:hAnsi="Times New Roman" w:cs="Times New Roman"/>
          <w:sz w:val="22"/>
          <w:szCs w:val="22"/>
        </w:rPr>
        <w:t xml:space="preserve"> eran extremadamente complejos y costosos (requerían capacidad de procesamiento y tiempo del equipo de </w:t>
      </w:r>
      <w:r>
        <w:rPr>
          <w:rFonts w:ascii="Times New Roman" w:hAnsi="Times New Roman" w:cs="Times New Roman"/>
          <w:sz w:val="22"/>
          <w:szCs w:val="22"/>
        </w:rPr>
        <w:t>Inteligencia de Negocios</w:t>
      </w:r>
      <w:r w:rsidRPr="003C63B4">
        <w:rPr>
          <w:rFonts w:ascii="Times New Roman" w:hAnsi="Times New Roman" w:cs="Times New Roman"/>
          <w:sz w:val="22"/>
          <w:szCs w:val="22"/>
        </w:rPr>
        <w:t>) de analizar una vez en producción, con miles de variables, y millones de permutaciones, lo que hacía prácticamente imposible visualizar y aprender el proceso de toma de decisión de los algoritmos. A esto se le conocía como modelos de “caja negra”.</w:t>
      </w:r>
    </w:p>
    <w:p w14:paraId="2EF1A2B8" w14:textId="77777777" w:rsidR="00405529" w:rsidRDefault="00405529" w:rsidP="002B5B3D">
      <w:pPr>
        <w:jc w:val="both"/>
        <w:rPr>
          <w:rFonts w:ascii="Times New Roman" w:hAnsi="Times New Roman" w:cs="Times New Roman"/>
          <w:sz w:val="22"/>
          <w:szCs w:val="22"/>
        </w:rPr>
      </w:pPr>
    </w:p>
    <w:p w14:paraId="28799752" w14:textId="0CC1222E" w:rsidR="00B36A13" w:rsidRDefault="00B36A13" w:rsidP="00B36A13">
      <w:pPr>
        <w:jc w:val="both"/>
        <w:rPr>
          <w:rFonts w:ascii="Times New Roman" w:hAnsi="Times New Roman" w:cs="Times New Roman"/>
          <w:sz w:val="22"/>
          <w:szCs w:val="22"/>
        </w:rPr>
      </w:pPr>
      <w:r w:rsidRPr="00B36A13">
        <w:rPr>
          <w:rFonts w:ascii="Times New Roman" w:hAnsi="Times New Roman" w:cs="Times New Roman"/>
          <w:sz w:val="22"/>
          <w:szCs w:val="22"/>
        </w:rPr>
        <w:t xml:space="preserve">Parecía que cada semana había algo nuevo: una nueva herramienta, un nuevo modelo, una nueva amenaza, un nuevo paradigma que se había alcanzado, y una promesa cada vez más grande de lo que se podía lograr a futuro. Aunque ya era claro que todo el </w:t>
      </w:r>
      <w:proofErr w:type="spellStart"/>
      <w:r w:rsidRPr="00B36A13">
        <w:rPr>
          <w:rFonts w:ascii="Times New Roman" w:hAnsi="Times New Roman" w:cs="Times New Roman"/>
          <w:i/>
          <w:iCs/>
          <w:sz w:val="22"/>
          <w:szCs w:val="22"/>
        </w:rPr>
        <w:t>hype</w:t>
      </w:r>
      <w:proofErr w:type="spellEnd"/>
      <w:r w:rsidRPr="00B36A13">
        <w:rPr>
          <w:rFonts w:ascii="Times New Roman" w:hAnsi="Times New Roman" w:cs="Times New Roman"/>
          <w:i/>
          <w:iCs/>
          <w:sz w:val="22"/>
          <w:szCs w:val="22"/>
        </w:rPr>
        <w:t xml:space="preserve"> </w:t>
      </w:r>
      <w:r w:rsidRPr="00B36A13">
        <w:rPr>
          <w:rFonts w:ascii="Times New Roman" w:hAnsi="Times New Roman" w:cs="Times New Roman"/>
          <w:sz w:val="22"/>
          <w:szCs w:val="22"/>
        </w:rPr>
        <w:t>no se traducía necesariamente en aplicaciones concretas, más allá de modas pasajeras.</w:t>
      </w:r>
    </w:p>
    <w:p w14:paraId="2B419906" w14:textId="77777777" w:rsidR="001C5243" w:rsidRDefault="001C5243" w:rsidP="00B36A13">
      <w:pPr>
        <w:jc w:val="both"/>
        <w:rPr>
          <w:rFonts w:ascii="Times New Roman" w:hAnsi="Times New Roman" w:cs="Times New Roman"/>
          <w:sz w:val="22"/>
          <w:szCs w:val="22"/>
        </w:rPr>
      </w:pPr>
    </w:p>
    <w:p w14:paraId="0037656D" w14:textId="77777777" w:rsidR="00920553" w:rsidRDefault="00920553" w:rsidP="00F81143">
      <w:pPr>
        <w:jc w:val="both"/>
        <w:rPr>
          <w:rFonts w:ascii="Times New Roman" w:hAnsi="Times New Roman" w:cs="Times New Roman"/>
          <w:b/>
          <w:bCs/>
          <w:sz w:val="22"/>
          <w:szCs w:val="22"/>
        </w:rPr>
      </w:pPr>
    </w:p>
    <w:p w14:paraId="0B1B4066" w14:textId="49E9716A" w:rsidR="002E369F" w:rsidRDefault="00661509" w:rsidP="00F81143">
      <w:pPr>
        <w:jc w:val="both"/>
        <w:rPr>
          <w:rFonts w:ascii="Times New Roman" w:hAnsi="Times New Roman" w:cs="Times New Roman"/>
          <w:b/>
          <w:bCs/>
          <w:sz w:val="22"/>
          <w:szCs w:val="22"/>
        </w:rPr>
      </w:pPr>
      <w:r w:rsidRPr="00661509">
        <w:rPr>
          <w:rFonts w:ascii="Times New Roman" w:hAnsi="Times New Roman" w:cs="Times New Roman"/>
          <w:b/>
          <w:bCs/>
          <w:sz w:val="22"/>
          <w:szCs w:val="22"/>
        </w:rPr>
        <w:t xml:space="preserve">No Todo lo que Brilla es Dato: Calidad en las </w:t>
      </w:r>
      <w:r w:rsidR="00D05E7B">
        <w:rPr>
          <w:rFonts w:ascii="Times New Roman" w:hAnsi="Times New Roman" w:cs="Times New Roman"/>
          <w:b/>
          <w:bCs/>
          <w:sz w:val="22"/>
          <w:szCs w:val="22"/>
        </w:rPr>
        <w:t>b</w:t>
      </w:r>
      <w:r w:rsidRPr="00661509">
        <w:rPr>
          <w:rFonts w:ascii="Times New Roman" w:hAnsi="Times New Roman" w:cs="Times New Roman"/>
          <w:b/>
          <w:bCs/>
          <w:sz w:val="22"/>
          <w:szCs w:val="22"/>
        </w:rPr>
        <w:t>ases</w:t>
      </w:r>
      <w:r w:rsidR="00D05E7B">
        <w:rPr>
          <w:rFonts w:ascii="Times New Roman" w:hAnsi="Times New Roman" w:cs="Times New Roman"/>
          <w:b/>
          <w:bCs/>
          <w:sz w:val="22"/>
          <w:szCs w:val="22"/>
        </w:rPr>
        <w:t xml:space="preserve"> de datos de los créditos domiciliados</w:t>
      </w:r>
    </w:p>
    <w:p w14:paraId="7E3BA261" w14:textId="77777777" w:rsidR="00661509" w:rsidRDefault="00661509" w:rsidP="00F81143">
      <w:pPr>
        <w:jc w:val="both"/>
        <w:rPr>
          <w:rFonts w:ascii="Times New Roman" w:eastAsia="Lexend" w:hAnsi="Times New Roman" w:cs="Times New Roman"/>
          <w:color w:val="666666"/>
          <w:sz w:val="20"/>
          <w:szCs w:val="20"/>
        </w:rPr>
      </w:pPr>
    </w:p>
    <w:p w14:paraId="33884738" w14:textId="38A2170D" w:rsidR="001C5243" w:rsidRDefault="003C63B4" w:rsidP="003C63B4">
      <w:pPr>
        <w:jc w:val="both"/>
        <w:rPr>
          <w:rFonts w:ascii="Times New Roman" w:hAnsi="Times New Roman" w:cs="Times New Roman"/>
          <w:sz w:val="22"/>
          <w:szCs w:val="22"/>
        </w:rPr>
      </w:pPr>
      <w:r w:rsidRPr="003C63B4">
        <w:rPr>
          <w:rFonts w:ascii="Times New Roman" w:hAnsi="Times New Roman" w:cs="Times New Roman"/>
          <w:sz w:val="22"/>
          <w:szCs w:val="22"/>
        </w:rPr>
        <w:t xml:space="preserve">Aún más complejo, </w:t>
      </w:r>
      <w:r w:rsidR="001C5243">
        <w:rPr>
          <w:rFonts w:ascii="Times New Roman" w:hAnsi="Times New Roman" w:cs="Times New Roman"/>
          <w:sz w:val="22"/>
          <w:szCs w:val="22"/>
        </w:rPr>
        <w:t>Luis de León</w:t>
      </w:r>
      <w:r w:rsidRPr="003C63B4">
        <w:rPr>
          <w:rFonts w:ascii="Times New Roman" w:hAnsi="Times New Roman" w:cs="Times New Roman"/>
          <w:sz w:val="22"/>
          <w:szCs w:val="22"/>
        </w:rPr>
        <w:t xml:space="preserve"> se encontraba </w:t>
      </w:r>
      <w:r w:rsidR="00AD0259">
        <w:rPr>
          <w:rFonts w:ascii="Times New Roman" w:hAnsi="Times New Roman" w:cs="Times New Roman"/>
          <w:sz w:val="22"/>
          <w:szCs w:val="22"/>
        </w:rPr>
        <w:t>ansioso</w:t>
      </w:r>
      <w:r w:rsidRPr="003C63B4">
        <w:rPr>
          <w:rFonts w:ascii="Times New Roman" w:hAnsi="Times New Roman" w:cs="Times New Roman"/>
          <w:sz w:val="22"/>
          <w:szCs w:val="22"/>
        </w:rPr>
        <w:t xml:space="preserve"> por </w:t>
      </w:r>
      <w:r w:rsidR="001C5243">
        <w:rPr>
          <w:rFonts w:ascii="Times New Roman" w:hAnsi="Times New Roman" w:cs="Times New Roman"/>
          <w:sz w:val="22"/>
          <w:szCs w:val="22"/>
        </w:rPr>
        <w:t xml:space="preserve">entregar la información de la base de datos que involucra el producto de domiciliación para </w:t>
      </w:r>
      <w:r w:rsidR="00AE3D42">
        <w:rPr>
          <w:rFonts w:ascii="Times New Roman" w:hAnsi="Times New Roman" w:cs="Times New Roman"/>
          <w:sz w:val="22"/>
          <w:szCs w:val="22"/>
        </w:rPr>
        <w:t>entregarla el día del reto.</w:t>
      </w:r>
    </w:p>
    <w:p w14:paraId="23D4A879" w14:textId="77777777" w:rsidR="001C5243" w:rsidRDefault="001C5243" w:rsidP="003C63B4">
      <w:pPr>
        <w:jc w:val="both"/>
        <w:rPr>
          <w:rFonts w:ascii="Times New Roman" w:hAnsi="Times New Roman" w:cs="Times New Roman"/>
          <w:sz w:val="22"/>
          <w:szCs w:val="22"/>
        </w:rPr>
      </w:pPr>
    </w:p>
    <w:p w14:paraId="20098580" w14:textId="16D588BC" w:rsidR="001C5243" w:rsidRDefault="00691D0C" w:rsidP="003C63B4">
      <w:pPr>
        <w:jc w:val="both"/>
        <w:rPr>
          <w:rFonts w:ascii="Times New Roman" w:hAnsi="Times New Roman" w:cs="Times New Roman"/>
          <w:sz w:val="22"/>
          <w:szCs w:val="22"/>
        </w:rPr>
      </w:pPr>
      <w:r>
        <w:rPr>
          <w:rFonts w:ascii="Times New Roman" w:hAnsi="Times New Roman" w:cs="Times New Roman"/>
          <w:sz w:val="22"/>
          <w:szCs w:val="22"/>
        </w:rPr>
        <w:t xml:space="preserve">El 4 de abril, ya mirando esta propuesta del </w:t>
      </w:r>
      <w:proofErr w:type="spellStart"/>
      <w:r w:rsidR="00AD0259">
        <w:rPr>
          <w:rFonts w:ascii="Times New Roman" w:hAnsi="Times New Roman" w:cs="Times New Roman"/>
          <w:sz w:val="22"/>
          <w:szCs w:val="22"/>
        </w:rPr>
        <w:t>Datathon</w:t>
      </w:r>
      <w:proofErr w:type="spellEnd"/>
      <w:r>
        <w:rPr>
          <w:rFonts w:ascii="Times New Roman" w:hAnsi="Times New Roman" w:cs="Times New Roman"/>
          <w:sz w:val="22"/>
          <w:szCs w:val="22"/>
        </w:rPr>
        <w:t xml:space="preserve"> con el Tec como una estrategia empresarial, Luis de León se encontraba en su oficina junto con el DGA de Credifiel, Luis Carlos, para asegurarse que se tengan todos los elementos para e</w:t>
      </w:r>
      <w:r w:rsidR="00AE3D42">
        <w:rPr>
          <w:rFonts w:ascii="Times New Roman" w:hAnsi="Times New Roman" w:cs="Times New Roman"/>
          <w:sz w:val="22"/>
          <w:szCs w:val="22"/>
        </w:rPr>
        <w:t>l</w:t>
      </w:r>
      <w:r>
        <w:rPr>
          <w:rFonts w:ascii="Times New Roman" w:hAnsi="Times New Roman" w:cs="Times New Roman"/>
          <w:sz w:val="22"/>
          <w:szCs w:val="22"/>
        </w:rPr>
        <w:t xml:space="preserve"> análisis de los datos de los créditos de domiciliación. </w:t>
      </w:r>
      <w:r w:rsidR="00AE3D42">
        <w:rPr>
          <w:rFonts w:ascii="Times New Roman" w:hAnsi="Times New Roman" w:cs="Times New Roman"/>
          <w:sz w:val="22"/>
          <w:szCs w:val="22"/>
        </w:rPr>
        <w:t>Marcaron a la oficina de Miguel y Luis de León solicitó que fuera a su oficina.</w:t>
      </w:r>
    </w:p>
    <w:p w14:paraId="1A6197CC" w14:textId="77777777" w:rsidR="001C5243" w:rsidRDefault="001C5243" w:rsidP="003C63B4">
      <w:pPr>
        <w:jc w:val="both"/>
        <w:rPr>
          <w:rFonts w:ascii="Times New Roman" w:hAnsi="Times New Roman" w:cs="Times New Roman"/>
          <w:sz w:val="22"/>
          <w:szCs w:val="22"/>
        </w:rPr>
      </w:pPr>
    </w:p>
    <w:p w14:paraId="304FF377" w14:textId="714453C8" w:rsidR="001C5243" w:rsidRPr="00E13F5B" w:rsidRDefault="001C5243" w:rsidP="001C5243">
      <w:pPr>
        <w:jc w:val="both"/>
        <w:rPr>
          <w:rFonts w:ascii="Times New Roman" w:hAnsi="Times New Roman" w:cs="Times New Roman"/>
          <w:i/>
          <w:iCs/>
          <w:sz w:val="22"/>
          <w:szCs w:val="22"/>
        </w:rPr>
      </w:pPr>
      <w:r>
        <w:rPr>
          <w:rFonts w:ascii="Times New Roman" w:eastAsia="Lexend" w:hAnsi="Times New Roman" w:cs="Times New Roman"/>
          <w:i/>
          <w:iCs/>
          <w:color w:val="666666"/>
          <w:sz w:val="22"/>
          <w:szCs w:val="22"/>
        </w:rPr>
        <w:t>Luis de León</w:t>
      </w:r>
      <w:r w:rsidRPr="00E13F5B">
        <w:rPr>
          <w:rFonts w:ascii="Times New Roman" w:eastAsia="Lexend" w:hAnsi="Times New Roman" w:cs="Times New Roman"/>
          <w:i/>
          <w:iCs/>
          <w:color w:val="666666"/>
          <w:sz w:val="22"/>
          <w:szCs w:val="22"/>
        </w:rPr>
        <w:t>: ¿</w:t>
      </w:r>
      <w:r>
        <w:rPr>
          <w:rFonts w:ascii="Times New Roman" w:eastAsia="Lexend" w:hAnsi="Times New Roman" w:cs="Times New Roman"/>
          <w:i/>
          <w:iCs/>
          <w:color w:val="666666"/>
          <w:sz w:val="22"/>
          <w:szCs w:val="22"/>
        </w:rPr>
        <w:t xml:space="preserve">Oye </w:t>
      </w:r>
      <w:r w:rsidRPr="00E13F5B">
        <w:rPr>
          <w:rFonts w:ascii="Times New Roman" w:eastAsia="Lexend" w:hAnsi="Times New Roman" w:cs="Times New Roman"/>
          <w:i/>
          <w:iCs/>
          <w:color w:val="666666"/>
          <w:sz w:val="22"/>
          <w:szCs w:val="22"/>
        </w:rPr>
        <w:t xml:space="preserve">Miguel, </w:t>
      </w:r>
      <w:r w:rsidR="00691D0C">
        <w:rPr>
          <w:rFonts w:ascii="Times New Roman" w:eastAsia="Lexend" w:hAnsi="Times New Roman" w:cs="Times New Roman"/>
          <w:i/>
          <w:iCs/>
          <w:color w:val="666666"/>
          <w:sz w:val="22"/>
          <w:szCs w:val="22"/>
        </w:rPr>
        <w:t>tu que eres el que ve las bases de datos, nos confirmas que tienes toda la data necesaria para el reto del producto de domiciliación que estamos viendo con los del tec?</w:t>
      </w:r>
    </w:p>
    <w:p w14:paraId="063BD6FA" w14:textId="77777777" w:rsidR="001C5243" w:rsidRPr="00E13F5B" w:rsidRDefault="001C5243" w:rsidP="001C5243">
      <w:pPr>
        <w:jc w:val="both"/>
        <w:rPr>
          <w:rFonts w:ascii="Times New Roman" w:eastAsia="Lexend" w:hAnsi="Times New Roman" w:cs="Times New Roman"/>
          <w:i/>
          <w:iCs/>
          <w:color w:val="666666"/>
          <w:sz w:val="22"/>
          <w:szCs w:val="22"/>
        </w:rPr>
      </w:pPr>
    </w:p>
    <w:p w14:paraId="387E4AD8" w14:textId="1BAEA7D4" w:rsidR="00691D0C" w:rsidRDefault="001C5243" w:rsidP="001C5243">
      <w:pPr>
        <w:jc w:val="both"/>
        <w:rPr>
          <w:rFonts w:ascii="Times New Roman" w:eastAsia="Lexend" w:hAnsi="Times New Roman" w:cs="Times New Roman"/>
          <w:i/>
          <w:iCs/>
          <w:color w:val="666666"/>
          <w:sz w:val="22"/>
          <w:szCs w:val="22"/>
        </w:rPr>
      </w:pPr>
      <w:r w:rsidRPr="00E13F5B">
        <w:rPr>
          <w:rFonts w:ascii="Times New Roman" w:eastAsia="Lexend" w:hAnsi="Times New Roman" w:cs="Times New Roman"/>
          <w:i/>
          <w:iCs/>
          <w:color w:val="666666"/>
          <w:sz w:val="22"/>
          <w:szCs w:val="22"/>
        </w:rPr>
        <w:t>Miguel</w:t>
      </w:r>
      <w:r>
        <w:rPr>
          <w:rFonts w:ascii="Times New Roman" w:eastAsia="Lexend" w:hAnsi="Times New Roman" w:cs="Times New Roman"/>
          <w:i/>
          <w:iCs/>
          <w:color w:val="666666"/>
          <w:sz w:val="22"/>
          <w:szCs w:val="22"/>
        </w:rPr>
        <w:t xml:space="preserve"> Cordero,</w:t>
      </w:r>
      <w:r w:rsidRPr="00E13F5B">
        <w:rPr>
          <w:rFonts w:ascii="Times New Roman" w:eastAsia="Lexend" w:hAnsi="Times New Roman" w:cs="Times New Roman"/>
          <w:i/>
          <w:iCs/>
          <w:color w:val="666666"/>
          <w:sz w:val="22"/>
          <w:szCs w:val="22"/>
        </w:rPr>
        <w:t xml:space="preserve"> con un</w:t>
      </w:r>
      <w:r>
        <w:rPr>
          <w:rFonts w:ascii="Times New Roman" w:eastAsia="Lexend" w:hAnsi="Times New Roman" w:cs="Times New Roman"/>
          <w:i/>
          <w:iCs/>
          <w:color w:val="666666"/>
          <w:sz w:val="22"/>
          <w:szCs w:val="22"/>
        </w:rPr>
        <w:t xml:space="preserve">a cara de </w:t>
      </w:r>
      <w:r w:rsidR="00691D0C">
        <w:rPr>
          <w:rFonts w:ascii="Times New Roman" w:eastAsia="Lexend" w:hAnsi="Times New Roman" w:cs="Times New Roman"/>
          <w:i/>
          <w:iCs/>
          <w:color w:val="666666"/>
          <w:sz w:val="22"/>
          <w:szCs w:val="22"/>
        </w:rPr>
        <w:t>seguridad</w:t>
      </w:r>
      <w:r>
        <w:rPr>
          <w:rFonts w:ascii="Times New Roman" w:eastAsia="Lexend" w:hAnsi="Times New Roman" w:cs="Times New Roman"/>
          <w:i/>
          <w:iCs/>
          <w:color w:val="666666"/>
          <w:sz w:val="22"/>
          <w:szCs w:val="22"/>
        </w:rPr>
        <w:t>…</w:t>
      </w:r>
    </w:p>
    <w:p w14:paraId="7729FFAC" w14:textId="77777777" w:rsidR="00AE3D42" w:rsidRPr="00E13F5B" w:rsidRDefault="00AE3D42" w:rsidP="001C5243">
      <w:pPr>
        <w:jc w:val="both"/>
        <w:rPr>
          <w:rFonts w:ascii="Times New Roman" w:eastAsia="Lexend" w:hAnsi="Times New Roman" w:cs="Times New Roman"/>
          <w:i/>
          <w:iCs/>
          <w:color w:val="666666"/>
          <w:sz w:val="22"/>
          <w:szCs w:val="22"/>
        </w:rPr>
      </w:pPr>
    </w:p>
    <w:p w14:paraId="31CD900B" w14:textId="71D42A95" w:rsidR="00691D0C" w:rsidRPr="00E13F5B" w:rsidRDefault="00691D0C" w:rsidP="00691D0C">
      <w:pPr>
        <w:jc w:val="both"/>
        <w:rPr>
          <w:rFonts w:ascii="Times New Roman" w:eastAsia="Lexend" w:hAnsi="Times New Roman" w:cs="Times New Roman"/>
          <w:i/>
          <w:iCs/>
          <w:color w:val="666666"/>
          <w:sz w:val="22"/>
          <w:szCs w:val="22"/>
        </w:rPr>
      </w:pPr>
      <w:r w:rsidRPr="00E13F5B">
        <w:rPr>
          <w:rFonts w:ascii="Times New Roman" w:eastAsia="Lexend" w:hAnsi="Times New Roman" w:cs="Times New Roman"/>
          <w:i/>
          <w:iCs/>
          <w:color w:val="666666"/>
          <w:sz w:val="22"/>
          <w:szCs w:val="22"/>
        </w:rPr>
        <w:t xml:space="preserve">Miguel Cordero: </w:t>
      </w:r>
      <w:r>
        <w:rPr>
          <w:rFonts w:ascii="Times New Roman" w:eastAsia="Lexend" w:hAnsi="Times New Roman" w:cs="Times New Roman"/>
          <w:i/>
          <w:iCs/>
          <w:color w:val="666666"/>
          <w:sz w:val="22"/>
          <w:szCs w:val="22"/>
        </w:rPr>
        <w:t>¡Tenemos todo Luis! todos los registros de los créditos de domiciliación junto con todas sus peticiones de cobro, las respuestas de los bancos, los motivos de las respuestas</w:t>
      </w:r>
      <w:r w:rsidR="00D51495">
        <w:rPr>
          <w:rFonts w:ascii="Times New Roman" w:eastAsia="Lexend" w:hAnsi="Times New Roman" w:cs="Times New Roman"/>
          <w:i/>
          <w:iCs/>
          <w:color w:val="666666"/>
          <w:sz w:val="22"/>
          <w:szCs w:val="22"/>
        </w:rPr>
        <w:t xml:space="preserve">, los bancos y que </w:t>
      </w:r>
      <w:proofErr w:type="gramStart"/>
      <w:r w:rsidR="00D51495">
        <w:rPr>
          <w:rFonts w:ascii="Times New Roman" w:eastAsia="Lexend" w:hAnsi="Times New Roman" w:cs="Times New Roman"/>
          <w:i/>
          <w:iCs/>
          <w:color w:val="666666"/>
          <w:sz w:val="22"/>
          <w:szCs w:val="22"/>
        </w:rPr>
        <w:t>emisoras</w:t>
      </w:r>
      <w:proofErr w:type="gramEnd"/>
      <w:r w:rsidR="00D51495">
        <w:rPr>
          <w:rFonts w:ascii="Times New Roman" w:eastAsia="Lexend" w:hAnsi="Times New Roman" w:cs="Times New Roman"/>
          <w:i/>
          <w:iCs/>
          <w:color w:val="666666"/>
          <w:sz w:val="22"/>
          <w:szCs w:val="22"/>
        </w:rPr>
        <w:t xml:space="preserve"> así como también la estrategia de cobro que se le dió.</w:t>
      </w:r>
    </w:p>
    <w:p w14:paraId="1DB715CE" w14:textId="77777777" w:rsidR="001C5243" w:rsidRDefault="001C5243" w:rsidP="003C63B4">
      <w:pPr>
        <w:jc w:val="both"/>
        <w:rPr>
          <w:rFonts w:ascii="Times New Roman" w:hAnsi="Times New Roman" w:cs="Times New Roman"/>
          <w:sz w:val="22"/>
          <w:szCs w:val="22"/>
        </w:rPr>
      </w:pPr>
    </w:p>
    <w:p w14:paraId="48EC5373" w14:textId="6E54221C" w:rsidR="001C5243" w:rsidRDefault="00D51495" w:rsidP="003C63B4">
      <w:pPr>
        <w:jc w:val="both"/>
        <w:rPr>
          <w:rFonts w:ascii="Times New Roman" w:eastAsia="Lexend" w:hAnsi="Times New Roman" w:cs="Times New Roman"/>
          <w:i/>
          <w:iCs/>
          <w:color w:val="666666"/>
          <w:sz w:val="22"/>
          <w:szCs w:val="22"/>
        </w:rPr>
      </w:pPr>
      <w:r>
        <w:rPr>
          <w:rFonts w:ascii="Times New Roman" w:eastAsia="Lexend" w:hAnsi="Times New Roman" w:cs="Times New Roman"/>
          <w:i/>
          <w:iCs/>
          <w:color w:val="666666"/>
          <w:sz w:val="22"/>
          <w:szCs w:val="22"/>
        </w:rPr>
        <w:t>Luis Carlos</w:t>
      </w:r>
      <w:r w:rsidRPr="00E13F5B">
        <w:rPr>
          <w:rFonts w:ascii="Times New Roman" w:eastAsia="Lexend" w:hAnsi="Times New Roman" w:cs="Times New Roman"/>
          <w:i/>
          <w:iCs/>
          <w:color w:val="666666"/>
          <w:sz w:val="22"/>
          <w:szCs w:val="22"/>
        </w:rPr>
        <w:t xml:space="preserve">: </w:t>
      </w:r>
      <w:r>
        <w:rPr>
          <w:rFonts w:ascii="Times New Roman" w:eastAsia="Lexend" w:hAnsi="Times New Roman" w:cs="Times New Roman"/>
          <w:i/>
          <w:iCs/>
          <w:color w:val="666666"/>
          <w:sz w:val="22"/>
          <w:szCs w:val="22"/>
        </w:rPr>
        <w:t>Mike</w:t>
      </w:r>
      <w:r w:rsidRPr="00E13F5B">
        <w:rPr>
          <w:rFonts w:ascii="Times New Roman" w:eastAsia="Lexend" w:hAnsi="Times New Roman" w:cs="Times New Roman"/>
          <w:i/>
          <w:iCs/>
          <w:color w:val="666666"/>
          <w:sz w:val="22"/>
          <w:szCs w:val="22"/>
        </w:rPr>
        <w:t xml:space="preserve">, </w:t>
      </w:r>
      <w:r>
        <w:rPr>
          <w:rFonts w:ascii="Times New Roman" w:eastAsia="Lexend" w:hAnsi="Times New Roman" w:cs="Times New Roman"/>
          <w:i/>
          <w:iCs/>
          <w:color w:val="666666"/>
          <w:sz w:val="22"/>
          <w:szCs w:val="22"/>
        </w:rPr>
        <w:t xml:space="preserve">esto es super importante porque si queremos tener éxito en este proyecto necesitamos dar los datos y todo lo que se necesita para que los chavos del </w:t>
      </w:r>
      <w:proofErr w:type="spellStart"/>
      <w:r w:rsidR="00AD0259">
        <w:rPr>
          <w:rFonts w:ascii="Times New Roman" w:eastAsia="Lexend" w:hAnsi="Times New Roman" w:cs="Times New Roman"/>
          <w:i/>
          <w:iCs/>
          <w:color w:val="666666"/>
          <w:sz w:val="22"/>
          <w:szCs w:val="22"/>
        </w:rPr>
        <w:t>Datathon</w:t>
      </w:r>
      <w:proofErr w:type="spellEnd"/>
      <w:r>
        <w:rPr>
          <w:rFonts w:ascii="Times New Roman" w:eastAsia="Lexend" w:hAnsi="Times New Roman" w:cs="Times New Roman"/>
          <w:i/>
          <w:iCs/>
          <w:color w:val="666666"/>
          <w:sz w:val="22"/>
          <w:szCs w:val="22"/>
        </w:rPr>
        <w:t xml:space="preserve"> puedan darnos los resultados que esperamos.</w:t>
      </w:r>
    </w:p>
    <w:p w14:paraId="6FC9FEF4" w14:textId="77777777" w:rsidR="00D51495" w:rsidRDefault="00D51495" w:rsidP="003C63B4">
      <w:pPr>
        <w:jc w:val="both"/>
        <w:rPr>
          <w:rFonts w:ascii="Times New Roman" w:eastAsia="Lexend" w:hAnsi="Times New Roman" w:cs="Times New Roman"/>
          <w:i/>
          <w:iCs/>
          <w:color w:val="666666"/>
          <w:sz w:val="22"/>
          <w:szCs w:val="22"/>
        </w:rPr>
      </w:pPr>
    </w:p>
    <w:p w14:paraId="3454DBE1" w14:textId="616EA943" w:rsidR="00D51495" w:rsidRPr="00E13F5B" w:rsidRDefault="00D51495" w:rsidP="00D51495">
      <w:pPr>
        <w:jc w:val="both"/>
        <w:rPr>
          <w:rFonts w:ascii="Times New Roman" w:eastAsia="Lexend" w:hAnsi="Times New Roman" w:cs="Times New Roman"/>
          <w:i/>
          <w:iCs/>
          <w:color w:val="666666"/>
          <w:sz w:val="22"/>
          <w:szCs w:val="22"/>
        </w:rPr>
      </w:pPr>
      <w:r w:rsidRPr="00E13F5B">
        <w:rPr>
          <w:rFonts w:ascii="Times New Roman" w:eastAsia="Lexend" w:hAnsi="Times New Roman" w:cs="Times New Roman"/>
          <w:i/>
          <w:iCs/>
          <w:color w:val="666666"/>
          <w:sz w:val="22"/>
          <w:szCs w:val="22"/>
        </w:rPr>
        <w:t xml:space="preserve">Miguel Cordero: </w:t>
      </w:r>
      <w:r>
        <w:rPr>
          <w:rFonts w:ascii="Times New Roman" w:eastAsia="Lexend" w:hAnsi="Times New Roman" w:cs="Times New Roman"/>
          <w:i/>
          <w:iCs/>
          <w:color w:val="666666"/>
          <w:sz w:val="22"/>
          <w:szCs w:val="22"/>
        </w:rPr>
        <w:t>¡Cuenten con ello! Nosotros les explicamos como hacer las relaciones entre las diferentes tablas, y los atributos importantes a considerar para obtener las conclusiones que buscamos.</w:t>
      </w:r>
    </w:p>
    <w:p w14:paraId="027B52F0" w14:textId="77777777" w:rsidR="00AC2BF9" w:rsidRDefault="00AC2BF9" w:rsidP="00FC37AE">
      <w:pPr>
        <w:jc w:val="both"/>
        <w:rPr>
          <w:rFonts w:ascii="Times New Roman" w:hAnsi="Times New Roman" w:cs="Times New Roman"/>
        </w:rPr>
      </w:pPr>
    </w:p>
    <w:p w14:paraId="78F85B4E" w14:textId="6AD3B379" w:rsidR="008B0C2F" w:rsidRPr="008B0C2F" w:rsidRDefault="008B0C2F" w:rsidP="00FC37AE">
      <w:pPr>
        <w:jc w:val="both"/>
        <w:rPr>
          <w:rFonts w:ascii="Times New Roman" w:hAnsi="Times New Roman" w:cs="Times New Roman"/>
          <w:sz w:val="22"/>
          <w:szCs w:val="22"/>
        </w:rPr>
      </w:pPr>
      <w:r w:rsidRPr="008B0C2F">
        <w:rPr>
          <w:rFonts w:ascii="Times New Roman" w:hAnsi="Times New Roman" w:cs="Times New Roman"/>
          <w:sz w:val="22"/>
          <w:szCs w:val="22"/>
        </w:rPr>
        <w:lastRenderedPageBreak/>
        <w:t xml:space="preserve">Credifiel cuenta con la información de todos los créditos de domiciliación de manera completa, precisa, íntegra y consistente, lo cual permite realizar un análisis y entendimiento adecuados de </w:t>
      </w:r>
      <w:proofErr w:type="gramStart"/>
      <w:r w:rsidRPr="008B0C2F">
        <w:rPr>
          <w:rFonts w:ascii="Times New Roman" w:hAnsi="Times New Roman" w:cs="Times New Roman"/>
          <w:sz w:val="22"/>
          <w:szCs w:val="22"/>
        </w:rPr>
        <w:t>dichos dato</w:t>
      </w:r>
      <w:proofErr w:type="gramEnd"/>
    </w:p>
    <w:p w14:paraId="0AA65A84" w14:textId="77777777" w:rsidR="008B0C2F" w:rsidRDefault="008B0C2F" w:rsidP="00FC37AE">
      <w:pPr>
        <w:jc w:val="both"/>
        <w:rPr>
          <w:rFonts w:ascii="Times New Roman" w:hAnsi="Times New Roman" w:cs="Times New Roman"/>
        </w:rPr>
      </w:pPr>
    </w:p>
    <w:p w14:paraId="7DD27879" w14:textId="15358993" w:rsidR="00920553" w:rsidRPr="00244D85" w:rsidRDefault="00AD0259" w:rsidP="00920553">
      <w:pPr>
        <w:jc w:val="both"/>
        <w:rPr>
          <w:rFonts w:ascii="Times New Roman" w:hAnsi="Times New Roman" w:cs="Times New Roman"/>
          <w:sz w:val="22"/>
          <w:szCs w:val="22"/>
        </w:rPr>
      </w:pPr>
      <w:r>
        <w:rPr>
          <w:rFonts w:ascii="Times New Roman" w:hAnsi="Times New Roman" w:cs="Times New Roman"/>
          <w:sz w:val="22"/>
          <w:szCs w:val="22"/>
        </w:rPr>
        <w:t>En</w:t>
      </w:r>
      <w:r w:rsidR="00920553" w:rsidRPr="00920553">
        <w:rPr>
          <w:rFonts w:ascii="Times New Roman" w:hAnsi="Times New Roman" w:cs="Times New Roman"/>
          <w:sz w:val="22"/>
          <w:szCs w:val="22"/>
        </w:rPr>
        <w:t xml:space="preserve"> la cabeza de </w:t>
      </w:r>
      <w:r>
        <w:rPr>
          <w:rFonts w:ascii="Times New Roman" w:hAnsi="Times New Roman" w:cs="Times New Roman"/>
          <w:sz w:val="22"/>
          <w:szCs w:val="22"/>
        </w:rPr>
        <w:t>Luis de León</w:t>
      </w:r>
      <w:r w:rsidR="00920553" w:rsidRPr="00920553">
        <w:rPr>
          <w:rFonts w:ascii="Times New Roman" w:hAnsi="Times New Roman" w:cs="Times New Roman"/>
          <w:sz w:val="22"/>
          <w:szCs w:val="22"/>
        </w:rPr>
        <w:t xml:space="preserve"> sólo daban vueltas </w:t>
      </w:r>
      <w:r>
        <w:rPr>
          <w:rFonts w:ascii="Times New Roman" w:hAnsi="Times New Roman" w:cs="Times New Roman"/>
          <w:sz w:val="22"/>
          <w:szCs w:val="22"/>
        </w:rPr>
        <w:t>una serie de</w:t>
      </w:r>
      <w:r w:rsidR="00920553" w:rsidRPr="00920553">
        <w:rPr>
          <w:rFonts w:ascii="Times New Roman" w:hAnsi="Times New Roman" w:cs="Times New Roman"/>
          <w:sz w:val="22"/>
          <w:szCs w:val="22"/>
        </w:rPr>
        <w:t xml:space="preserve"> preguntas</w:t>
      </w:r>
      <w:r w:rsidR="00920553" w:rsidRPr="00244D85">
        <w:rPr>
          <w:rFonts w:ascii="Times New Roman" w:hAnsi="Times New Roman" w:cs="Times New Roman"/>
          <w:sz w:val="22"/>
          <w:szCs w:val="22"/>
        </w:rPr>
        <w:t xml:space="preserve"> para </w:t>
      </w:r>
      <w:r w:rsidR="00244D85" w:rsidRPr="00244D85">
        <w:rPr>
          <w:rFonts w:ascii="Times New Roman" w:hAnsi="Times New Roman" w:cs="Times New Roman"/>
          <w:sz w:val="22"/>
          <w:szCs w:val="22"/>
        </w:rPr>
        <w:t>sacar el mayor provecho al producto de domiciliación y como mejorarlo</w:t>
      </w:r>
      <w:r w:rsidR="00920553" w:rsidRPr="00920553">
        <w:rPr>
          <w:rFonts w:ascii="Times New Roman" w:hAnsi="Times New Roman" w:cs="Times New Roman"/>
          <w:sz w:val="22"/>
          <w:szCs w:val="22"/>
        </w:rPr>
        <w:t xml:space="preserve">: </w:t>
      </w:r>
    </w:p>
    <w:p w14:paraId="361B3C04" w14:textId="77777777" w:rsidR="00244D85" w:rsidRPr="00244D85" w:rsidRDefault="00244D85" w:rsidP="00244D85">
      <w:pPr>
        <w:jc w:val="both"/>
        <w:rPr>
          <w:rFonts w:ascii="Times New Roman" w:hAnsi="Times New Roman" w:cs="Times New Roman"/>
          <w:sz w:val="22"/>
          <w:szCs w:val="22"/>
        </w:rPr>
      </w:pPr>
    </w:p>
    <w:p w14:paraId="75850796" w14:textId="770EA9AD" w:rsidR="00244D85" w:rsidRPr="0052538F" w:rsidRDefault="00244D85" w:rsidP="00244D85">
      <w:pPr>
        <w:jc w:val="both"/>
        <w:rPr>
          <w:rFonts w:ascii="Times New Roman" w:hAnsi="Times New Roman" w:cs="Times New Roman"/>
          <w:b/>
          <w:bCs/>
          <w:sz w:val="22"/>
          <w:szCs w:val="22"/>
        </w:rPr>
      </w:pPr>
      <w:r w:rsidRPr="0052538F">
        <w:rPr>
          <w:rFonts w:ascii="Times New Roman" w:hAnsi="Times New Roman" w:cs="Times New Roman"/>
          <w:b/>
          <w:bCs/>
          <w:sz w:val="22"/>
          <w:szCs w:val="22"/>
        </w:rPr>
        <w:t>¿Cómo se comporta la cartera de clientes domiciliados? ¿Qué patrones hay?</w:t>
      </w:r>
    </w:p>
    <w:p w14:paraId="6D3D8C95" w14:textId="31A63102" w:rsidR="00244D85" w:rsidRPr="0052538F" w:rsidRDefault="00244D85" w:rsidP="00244D85">
      <w:pPr>
        <w:jc w:val="both"/>
        <w:rPr>
          <w:rFonts w:ascii="Times New Roman" w:hAnsi="Times New Roman" w:cs="Times New Roman"/>
          <w:b/>
          <w:bCs/>
          <w:sz w:val="22"/>
          <w:szCs w:val="22"/>
        </w:rPr>
      </w:pPr>
      <w:r w:rsidRPr="0052538F">
        <w:rPr>
          <w:rFonts w:ascii="Times New Roman" w:hAnsi="Times New Roman" w:cs="Times New Roman"/>
          <w:b/>
          <w:bCs/>
          <w:sz w:val="22"/>
          <w:szCs w:val="22"/>
        </w:rPr>
        <w:t>¿Qué tan efectivos son los diferentes bancos en el proceso de cobro?</w:t>
      </w:r>
    </w:p>
    <w:p w14:paraId="6075A937" w14:textId="416B5204" w:rsidR="00244D85" w:rsidRPr="0052538F" w:rsidRDefault="00244D85" w:rsidP="00244D85">
      <w:pPr>
        <w:jc w:val="both"/>
        <w:rPr>
          <w:rFonts w:ascii="Times New Roman" w:hAnsi="Times New Roman" w:cs="Times New Roman"/>
          <w:b/>
          <w:bCs/>
          <w:sz w:val="22"/>
          <w:szCs w:val="22"/>
        </w:rPr>
      </w:pPr>
      <w:r w:rsidRPr="0052538F">
        <w:rPr>
          <w:rFonts w:ascii="Times New Roman" w:hAnsi="Times New Roman" w:cs="Times New Roman"/>
          <w:b/>
          <w:bCs/>
          <w:sz w:val="22"/>
          <w:szCs w:val="22"/>
        </w:rPr>
        <w:t>¿Qué campañas o estrategias se podrían proponer para aumentar la efectividad del cobro?</w:t>
      </w:r>
    </w:p>
    <w:p w14:paraId="1CE9873D" w14:textId="7F84F1ED" w:rsidR="00244D85" w:rsidRPr="0052538F" w:rsidRDefault="00244D85" w:rsidP="00244D85">
      <w:pPr>
        <w:jc w:val="both"/>
        <w:rPr>
          <w:rFonts w:ascii="Times New Roman" w:hAnsi="Times New Roman" w:cs="Times New Roman"/>
          <w:b/>
          <w:bCs/>
          <w:sz w:val="22"/>
          <w:szCs w:val="22"/>
        </w:rPr>
      </w:pPr>
      <w:r w:rsidRPr="0052538F">
        <w:rPr>
          <w:rFonts w:ascii="Times New Roman" w:hAnsi="Times New Roman" w:cs="Times New Roman"/>
          <w:b/>
          <w:bCs/>
          <w:sz w:val="22"/>
          <w:szCs w:val="22"/>
        </w:rPr>
        <w:t xml:space="preserve">¿Qué </w:t>
      </w:r>
      <w:r w:rsidR="00471B15" w:rsidRPr="0052538F">
        <w:rPr>
          <w:rFonts w:ascii="Times New Roman" w:hAnsi="Times New Roman" w:cs="Times New Roman"/>
          <w:b/>
          <w:bCs/>
          <w:sz w:val="22"/>
          <w:szCs w:val="22"/>
        </w:rPr>
        <w:t xml:space="preserve">combinación de emisoras y estrategias </w:t>
      </w:r>
      <w:r w:rsidRPr="0052538F">
        <w:rPr>
          <w:rFonts w:ascii="Times New Roman" w:hAnsi="Times New Roman" w:cs="Times New Roman"/>
          <w:b/>
          <w:bCs/>
          <w:sz w:val="22"/>
          <w:szCs w:val="22"/>
        </w:rPr>
        <w:t>ayudarían a reducir los costos?</w:t>
      </w:r>
    </w:p>
    <w:p w14:paraId="5343FAC6" w14:textId="77777777" w:rsidR="00E13F5B" w:rsidRDefault="00E13F5B" w:rsidP="00FC37AE">
      <w:pPr>
        <w:jc w:val="both"/>
        <w:rPr>
          <w:rFonts w:ascii="Times New Roman" w:hAnsi="Times New Roman" w:cs="Times New Roman"/>
        </w:rPr>
      </w:pPr>
    </w:p>
    <w:p w14:paraId="51C5B9A2" w14:textId="77777777" w:rsidR="00F854A6" w:rsidRDefault="00F854A6" w:rsidP="00FC37AE">
      <w:pPr>
        <w:jc w:val="both"/>
        <w:rPr>
          <w:rFonts w:ascii="Times New Roman" w:eastAsia="Lexend" w:hAnsi="Times New Roman" w:cs="Times New Roman"/>
          <w:color w:val="666666"/>
          <w:sz w:val="20"/>
          <w:szCs w:val="20"/>
        </w:rPr>
      </w:pPr>
    </w:p>
    <w:p w14:paraId="489B23F3" w14:textId="0C2AAAB5" w:rsidR="00C07F3B" w:rsidRPr="00B63478" w:rsidRDefault="00C07F3B" w:rsidP="00C07F3B">
      <w:pPr>
        <w:jc w:val="center"/>
        <w:rPr>
          <w:rFonts w:ascii="Times New Roman" w:eastAsia="Lexend" w:hAnsi="Times New Roman" w:cs="Times New Roman"/>
          <w:b/>
          <w:bCs/>
          <w:color w:val="666666"/>
        </w:rPr>
      </w:pPr>
      <w:r w:rsidRPr="00B63478">
        <w:rPr>
          <w:rFonts w:ascii="Times New Roman" w:eastAsia="Lexend" w:hAnsi="Times New Roman" w:cs="Times New Roman"/>
          <w:b/>
          <w:bCs/>
          <w:color w:val="666666"/>
        </w:rPr>
        <w:t>ANEXO 1</w:t>
      </w:r>
    </w:p>
    <w:p w14:paraId="2DE6E81B" w14:textId="77777777" w:rsidR="00F854A6" w:rsidRDefault="00F854A6" w:rsidP="00FC37AE">
      <w:pPr>
        <w:jc w:val="both"/>
        <w:rPr>
          <w:rFonts w:ascii="Times New Roman" w:eastAsia="Lexend" w:hAnsi="Times New Roman" w:cs="Times New Roman"/>
          <w:color w:val="666666"/>
          <w:sz w:val="20"/>
          <w:szCs w:val="20"/>
        </w:rPr>
      </w:pPr>
    </w:p>
    <w:p w14:paraId="1B84D480" w14:textId="5129833E" w:rsidR="004C2381" w:rsidRPr="001435E6" w:rsidRDefault="001435E6" w:rsidP="00FC37AE">
      <w:pPr>
        <w:jc w:val="both"/>
        <w:rPr>
          <w:ins w:id="0" w:author="Miguel Angel Cordero Yamallel" w:date="2024-08-12T13:45:00Z" w16du:dateUtc="2024-08-12T19:45:00Z"/>
          <w:rFonts w:ascii="Times New Roman" w:hAnsi="Times New Roman" w:cs="Times New Roman"/>
          <w:b/>
          <w:bCs/>
        </w:rPr>
      </w:pPr>
      <w:r>
        <w:rPr>
          <w:rFonts w:ascii="Times New Roman" w:hAnsi="Times New Roman" w:cs="Times New Roman"/>
          <w:b/>
          <w:bCs/>
        </w:rPr>
        <w:t>Descuento vía domiciliación</w:t>
      </w:r>
    </w:p>
    <w:p w14:paraId="1FF9DDA8" w14:textId="77777777" w:rsidR="0033368A" w:rsidRDefault="0033368A" w:rsidP="00FC37AE">
      <w:pPr>
        <w:jc w:val="both"/>
        <w:rPr>
          <w:rFonts w:ascii="Times New Roman" w:eastAsia="Lexend" w:hAnsi="Times New Roman" w:cs="Times New Roman"/>
          <w:color w:val="666666"/>
          <w:sz w:val="20"/>
          <w:szCs w:val="20"/>
        </w:rPr>
      </w:pPr>
    </w:p>
    <w:p w14:paraId="5C84B19B" w14:textId="77777777" w:rsidR="001435E6" w:rsidRPr="001435E6" w:rsidRDefault="001435E6" w:rsidP="001435E6">
      <w:pPr>
        <w:jc w:val="both"/>
        <w:rPr>
          <w:rFonts w:ascii="Times New Roman" w:eastAsia="Lexend" w:hAnsi="Times New Roman" w:cs="Times New Roman"/>
          <w:b/>
          <w:bCs/>
          <w:color w:val="666666"/>
          <w:sz w:val="20"/>
          <w:szCs w:val="20"/>
        </w:rPr>
      </w:pPr>
      <w:r w:rsidRPr="001435E6">
        <w:rPr>
          <w:rFonts w:ascii="Segoe UI Emoji" w:eastAsia="Lexend" w:hAnsi="Segoe UI Emoji" w:cs="Segoe UI Emoji"/>
          <w:b/>
          <w:bCs/>
          <w:color w:val="666666"/>
          <w:sz w:val="20"/>
          <w:szCs w:val="20"/>
        </w:rPr>
        <w:t>🧾</w:t>
      </w:r>
      <w:r w:rsidRPr="001435E6">
        <w:rPr>
          <w:rFonts w:ascii="Times New Roman" w:eastAsia="Lexend" w:hAnsi="Times New Roman" w:cs="Times New Roman"/>
          <w:b/>
          <w:bCs/>
          <w:color w:val="666666"/>
          <w:sz w:val="20"/>
          <w:szCs w:val="20"/>
        </w:rPr>
        <w:t xml:space="preserve"> Producto: Descuento por Vía Domiciliación de Préstamos</w:t>
      </w:r>
    </w:p>
    <w:p w14:paraId="699E5DB3" w14:textId="77777777" w:rsidR="001435E6" w:rsidRPr="001435E6" w:rsidRDefault="001435E6" w:rsidP="001435E6">
      <w:pPr>
        <w:jc w:val="both"/>
        <w:rPr>
          <w:rFonts w:ascii="Times New Roman" w:eastAsia="Lexend" w:hAnsi="Times New Roman" w:cs="Times New Roman"/>
          <w:b/>
          <w:bCs/>
          <w:color w:val="666666"/>
          <w:sz w:val="20"/>
          <w:szCs w:val="20"/>
        </w:rPr>
      </w:pPr>
      <w:r w:rsidRPr="001435E6">
        <w:rPr>
          <w:rFonts w:ascii="Segoe UI Emoji" w:eastAsia="Lexend" w:hAnsi="Segoe UI Emoji" w:cs="Segoe UI Emoji"/>
          <w:b/>
          <w:bCs/>
          <w:color w:val="666666"/>
          <w:sz w:val="20"/>
          <w:szCs w:val="20"/>
        </w:rPr>
        <w:t>✅</w:t>
      </w:r>
      <w:r w:rsidRPr="001435E6">
        <w:rPr>
          <w:rFonts w:ascii="Times New Roman" w:eastAsia="Lexend" w:hAnsi="Times New Roman" w:cs="Times New Roman"/>
          <w:b/>
          <w:bCs/>
          <w:color w:val="666666"/>
          <w:sz w:val="20"/>
          <w:szCs w:val="20"/>
        </w:rPr>
        <w:t xml:space="preserve"> ¿Qué es?</w:t>
      </w:r>
    </w:p>
    <w:p w14:paraId="7B7D866C" w14:textId="77777777" w:rsidR="001435E6" w:rsidRPr="001435E6" w:rsidRDefault="001435E6" w:rsidP="001435E6">
      <w:pPr>
        <w:jc w:val="both"/>
        <w:rPr>
          <w:rFonts w:ascii="Times New Roman" w:eastAsia="Lexend" w:hAnsi="Times New Roman" w:cs="Times New Roman"/>
          <w:color w:val="666666"/>
          <w:sz w:val="20"/>
          <w:szCs w:val="20"/>
        </w:rPr>
      </w:pPr>
      <w:r w:rsidRPr="001435E6">
        <w:rPr>
          <w:rFonts w:ascii="Times New Roman" w:eastAsia="Lexend" w:hAnsi="Times New Roman" w:cs="Times New Roman"/>
          <w:color w:val="666666"/>
          <w:sz w:val="20"/>
          <w:szCs w:val="20"/>
        </w:rPr>
        <w:t xml:space="preserve">Es un producto financiero que </w:t>
      </w:r>
      <w:r w:rsidRPr="001435E6">
        <w:rPr>
          <w:rFonts w:ascii="Times New Roman" w:eastAsia="Lexend" w:hAnsi="Times New Roman" w:cs="Times New Roman"/>
          <w:b/>
          <w:bCs/>
          <w:color w:val="666666"/>
          <w:sz w:val="20"/>
          <w:szCs w:val="20"/>
        </w:rPr>
        <w:t>descuenta automáticamente las cuotas de un préstamo</w:t>
      </w:r>
      <w:r w:rsidRPr="001435E6">
        <w:rPr>
          <w:rFonts w:ascii="Times New Roman" w:eastAsia="Lexend" w:hAnsi="Times New Roman" w:cs="Times New Roman"/>
          <w:color w:val="666666"/>
          <w:sz w:val="20"/>
          <w:szCs w:val="20"/>
        </w:rPr>
        <w:t xml:space="preserve"> directamente de la </w:t>
      </w:r>
      <w:r w:rsidRPr="001435E6">
        <w:rPr>
          <w:rFonts w:ascii="Times New Roman" w:eastAsia="Lexend" w:hAnsi="Times New Roman" w:cs="Times New Roman"/>
          <w:b/>
          <w:bCs/>
          <w:color w:val="666666"/>
          <w:sz w:val="20"/>
          <w:szCs w:val="20"/>
        </w:rPr>
        <w:t>cuenta bancaria del cliente</w:t>
      </w:r>
      <w:r w:rsidRPr="001435E6">
        <w:rPr>
          <w:rFonts w:ascii="Times New Roman" w:eastAsia="Lexend" w:hAnsi="Times New Roman" w:cs="Times New Roman"/>
          <w:color w:val="666666"/>
          <w:sz w:val="20"/>
          <w:szCs w:val="20"/>
        </w:rPr>
        <w:t xml:space="preserve">, a través de la </w:t>
      </w:r>
      <w:r w:rsidRPr="001435E6">
        <w:rPr>
          <w:rFonts w:ascii="Times New Roman" w:eastAsia="Lexend" w:hAnsi="Times New Roman" w:cs="Times New Roman"/>
          <w:b/>
          <w:bCs/>
          <w:color w:val="666666"/>
          <w:sz w:val="20"/>
          <w:szCs w:val="20"/>
        </w:rPr>
        <w:t>domiciliación bancaria</w:t>
      </w:r>
      <w:r w:rsidRPr="001435E6">
        <w:rPr>
          <w:rFonts w:ascii="Times New Roman" w:eastAsia="Lexend" w:hAnsi="Times New Roman" w:cs="Times New Roman"/>
          <w:color w:val="666666"/>
          <w:sz w:val="20"/>
          <w:szCs w:val="20"/>
        </w:rPr>
        <w:t>.</w:t>
      </w:r>
    </w:p>
    <w:p w14:paraId="199ADABE" w14:textId="77777777" w:rsidR="001435E6" w:rsidRPr="001435E6" w:rsidRDefault="00000000" w:rsidP="001435E6">
      <w:pPr>
        <w:jc w:val="both"/>
        <w:rPr>
          <w:rFonts w:ascii="Times New Roman" w:eastAsia="Lexend" w:hAnsi="Times New Roman" w:cs="Times New Roman"/>
          <w:color w:val="666666"/>
          <w:sz w:val="20"/>
          <w:szCs w:val="20"/>
        </w:rPr>
      </w:pPr>
      <w:r>
        <w:rPr>
          <w:rFonts w:ascii="Times New Roman" w:eastAsia="Lexend" w:hAnsi="Times New Roman" w:cs="Times New Roman"/>
          <w:color w:val="666666"/>
          <w:sz w:val="20"/>
          <w:szCs w:val="20"/>
        </w:rPr>
        <w:pict w14:anchorId="7D91C6CD">
          <v:rect id="_x0000_i1025" style="width:0;height:1.5pt" o:hralign="center" o:hrstd="t" o:hr="t" fillcolor="#a0a0a0" stroked="f"/>
        </w:pict>
      </w:r>
    </w:p>
    <w:p w14:paraId="64C66817" w14:textId="77777777" w:rsidR="001435E6" w:rsidRPr="001435E6" w:rsidRDefault="001435E6" w:rsidP="001435E6">
      <w:pPr>
        <w:jc w:val="both"/>
        <w:rPr>
          <w:rFonts w:ascii="Times New Roman" w:eastAsia="Lexend" w:hAnsi="Times New Roman" w:cs="Times New Roman"/>
          <w:b/>
          <w:bCs/>
          <w:color w:val="666666"/>
          <w:sz w:val="20"/>
          <w:szCs w:val="20"/>
        </w:rPr>
      </w:pPr>
      <w:r w:rsidRPr="001435E6">
        <w:rPr>
          <w:rFonts w:ascii="Segoe UI Emoji" w:eastAsia="Lexend" w:hAnsi="Segoe UI Emoji" w:cs="Segoe UI Emoji"/>
          <w:b/>
          <w:bCs/>
          <w:color w:val="666666"/>
          <w:sz w:val="20"/>
          <w:szCs w:val="20"/>
        </w:rPr>
        <w:t>💡</w:t>
      </w:r>
      <w:r w:rsidRPr="001435E6">
        <w:rPr>
          <w:rFonts w:ascii="Times New Roman" w:eastAsia="Lexend" w:hAnsi="Times New Roman" w:cs="Times New Roman"/>
          <w:b/>
          <w:bCs/>
          <w:color w:val="666666"/>
          <w:sz w:val="20"/>
          <w:szCs w:val="20"/>
        </w:rPr>
        <w:t xml:space="preserve"> ¿Cómo funciona?</w:t>
      </w:r>
    </w:p>
    <w:p w14:paraId="2A94159F" w14:textId="77777777" w:rsidR="001435E6" w:rsidRPr="001435E6" w:rsidRDefault="001435E6" w:rsidP="001435E6">
      <w:pPr>
        <w:numPr>
          <w:ilvl w:val="0"/>
          <w:numId w:val="30"/>
        </w:numPr>
        <w:jc w:val="both"/>
        <w:rPr>
          <w:rFonts w:ascii="Times New Roman" w:eastAsia="Lexend" w:hAnsi="Times New Roman" w:cs="Times New Roman"/>
          <w:color w:val="666666"/>
          <w:sz w:val="20"/>
          <w:szCs w:val="20"/>
        </w:rPr>
      </w:pPr>
      <w:r w:rsidRPr="001435E6">
        <w:rPr>
          <w:rFonts w:ascii="Times New Roman" w:eastAsia="Lexend" w:hAnsi="Times New Roman" w:cs="Times New Roman"/>
          <w:color w:val="666666"/>
          <w:sz w:val="20"/>
          <w:szCs w:val="20"/>
        </w:rPr>
        <w:t>El cliente solicita un crédito o préstamo.</w:t>
      </w:r>
    </w:p>
    <w:p w14:paraId="0E0E3162" w14:textId="77777777" w:rsidR="001435E6" w:rsidRPr="001435E6" w:rsidRDefault="001435E6" w:rsidP="001435E6">
      <w:pPr>
        <w:numPr>
          <w:ilvl w:val="0"/>
          <w:numId w:val="30"/>
        </w:numPr>
        <w:jc w:val="both"/>
        <w:rPr>
          <w:rFonts w:ascii="Times New Roman" w:eastAsia="Lexend" w:hAnsi="Times New Roman" w:cs="Times New Roman"/>
          <w:color w:val="666666"/>
          <w:sz w:val="20"/>
          <w:szCs w:val="20"/>
        </w:rPr>
      </w:pPr>
      <w:r w:rsidRPr="001435E6">
        <w:rPr>
          <w:rFonts w:ascii="Times New Roman" w:eastAsia="Lexend" w:hAnsi="Times New Roman" w:cs="Times New Roman"/>
          <w:color w:val="666666"/>
          <w:sz w:val="20"/>
          <w:szCs w:val="20"/>
        </w:rPr>
        <w:t xml:space="preserve">Firma una autorización para que las cuotas se </w:t>
      </w:r>
      <w:r w:rsidRPr="001435E6">
        <w:rPr>
          <w:rFonts w:ascii="Times New Roman" w:eastAsia="Lexend" w:hAnsi="Times New Roman" w:cs="Times New Roman"/>
          <w:b/>
          <w:bCs/>
          <w:color w:val="666666"/>
          <w:sz w:val="20"/>
          <w:szCs w:val="20"/>
        </w:rPr>
        <w:t>domicilien</w:t>
      </w:r>
      <w:r w:rsidRPr="001435E6">
        <w:rPr>
          <w:rFonts w:ascii="Times New Roman" w:eastAsia="Lexend" w:hAnsi="Times New Roman" w:cs="Times New Roman"/>
          <w:color w:val="666666"/>
          <w:sz w:val="20"/>
          <w:szCs w:val="20"/>
        </w:rPr>
        <w:t xml:space="preserve"> (se cobren automáticamente) desde su cuenta bancaria.</w:t>
      </w:r>
    </w:p>
    <w:p w14:paraId="51892E0E" w14:textId="77777777" w:rsidR="001435E6" w:rsidRPr="001435E6" w:rsidRDefault="001435E6" w:rsidP="001435E6">
      <w:pPr>
        <w:numPr>
          <w:ilvl w:val="0"/>
          <w:numId w:val="30"/>
        </w:numPr>
        <w:jc w:val="both"/>
        <w:rPr>
          <w:rFonts w:ascii="Times New Roman" w:eastAsia="Lexend" w:hAnsi="Times New Roman" w:cs="Times New Roman"/>
          <w:color w:val="666666"/>
          <w:sz w:val="20"/>
          <w:szCs w:val="20"/>
        </w:rPr>
      </w:pPr>
      <w:r w:rsidRPr="001435E6">
        <w:rPr>
          <w:rFonts w:ascii="Times New Roman" w:eastAsia="Lexend" w:hAnsi="Times New Roman" w:cs="Times New Roman"/>
          <w:color w:val="666666"/>
          <w:sz w:val="20"/>
          <w:szCs w:val="20"/>
        </w:rPr>
        <w:t>Cada mes, en la fecha acordada, el sistema descuenta la cuota directamente de su cuenta.</w:t>
      </w:r>
    </w:p>
    <w:p w14:paraId="16B8A46F" w14:textId="767AE351" w:rsidR="001435E6" w:rsidRPr="001435E6" w:rsidRDefault="001435E6" w:rsidP="001435E6">
      <w:pPr>
        <w:ind w:left="720"/>
        <w:jc w:val="both"/>
        <w:rPr>
          <w:rFonts w:ascii="Times New Roman" w:eastAsia="Lexend" w:hAnsi="Times New Roman" w:cs="Times New Roman"/>
          <w:color w:val="666666"/>
          <w:sz w:val="20"/>
          <w:szCs w:val="20"/>
        </w:rPr>
      </w:pPr>
    </w:p>
    <w:p w14:paraId="551780D3" w14:textId="77777777" w:rsidR="0033368A" w:rsidRDefault="0033368A" w:rsidP="00FC37AE">
      <w:pPr>
        <w:jc w:val="both"/>
        <w:rPr>
          <w:rFonts w:ascii="Times New Roman" w:eastAsia="Lexend" w:hAnsi="Times New Roman" w:cs="Times New Roman"/>
          <w:color w:val="666666"/>
          <w:sz w:val="20"/>
          <w:szCs w:val="20"/>
        </w:rPr>
      </w:pPr>
    </w:p>
    <w:p w14:paraId="00E7A1FC" w14:textId="513DE795" w:rsidR="001435E6" w:rsidRDefault="00F47111" w:rsidP="001435E6">
      <w:pPr>
        <w:tabs>
          <w:tab w:val="left" w:pos="5050"/>
        </w:tabs>
        <w:jc w:val="center"/>
        <w:rPr>
          <w:rFonts w:ascii="Times New Roman" w:eastAsia="Lexend" w:hAnsi="Times New Roman" w:cs="Times New Roman"/>
          <w:b/>
          <w:bCs/>
          <w:color w:val="666666"/>
        </w:rPr>
      </w:pPr>
      <w:r w:rsidRPr="00F47111">
        <w:rPr>
          <w:rFonts w:ascii="Times New Roman" w:eastAsia="Lexend" w:hAnsi="Times New Roman" w:cs="Times New Roman"/>
          <w:b/>
          <w:bCs/>
          <w:color w:val="666666"/>
        </w:rPr>
        <w:t>ANEXO 2</w:t>
      </w:r>
    </w:p>
    <w:p w14:paraId="504A47EB" w14:textId="77777777" w:rsidR="00166575" w:rsidRDefault="00166575" w:rsidP="001435E6">
      <w:pPr>
        <w:jc w:val="both"/>
        <w:rPr>
          <w:rFonts w:ascii="Times New Roman" w:eastAsia="Lexend" w:hAnsi="Times New Roman" w:cs="Times New Roman"/>
          <w:b/>
          <w:bCs/>
          <w:color w:val="666666"/>
        </w:rPr>
      </w:pPr>
    </w:p>
    <w:p w14:paraId="2715127D" w14:textId="7522BA19" w:rsidR="001435E6" w:rsidRDefault="001435E6" w:rsidP="001435E6">
      <w:pPr>
        <w:jc w:val="both"/>
        <w:rPr>
          <w:rFonts w:ascii="Times New Roman" w:hAnsi="Times New Roman" w:cs="Times New Roman"/>
          <w:b/>
          <w:bCs/>
        </w:rPr>
      </w:pPr>
      <w:r>
        <w:rPr>
          <w:rFonts w:ascii="Times New Roman" w:hAnsi="Times New Roman" w:cs="Times New Roman"/>
          <w:b/>
          <w:bCs/>
        </w:rPr>
        <w:t>Proceso de cobro domiciliado (Gráfica)</w:t>
      </w:r>
    </w:p>
    <w:p w14:paraId="1B22A7B4" w14:textId="77777777" w:rsidR="001435E6" w:rsidRPr="001435E6" w:rsidRDefault="001435E6" w:rsidP="001435E6">
      <w:pPr>
        <w:jc w:val="both"/>
        <w:rPr>
          <w:ins w:id="1" w:author="Miguel Angel Cordero Yamallel" w:date="2024-08-12T13:45:00Z" w16du:dateUtc="2024-08-12T19:45:00Z"/>
          <w:rFonts w:ascii="Times New Roman" w:hAnsi="Times New Roman" w:cs="Times New Roman"/>
          <w:b/>
          <w:bCs/>
        </w:rPr>
      </w:pPr>
    </w:p>
    <w:p w14:paraId="4402AC17" w14:textId="3B75B99B" w:rsidR="00844B7C" w:rsidRPr="00844B7C" w:rsidRDefault="00844B7C" w:rsidP="00D05E7B">
      <w:pPr>
        <w:tabs>
          <w:tab w:val="left" w:pos="5050"/>
        </w:tabs>
        <w:jc w:val="center"/>
        <w:rPr>
          <w:rFonts w:ascii="Times New Roman" w:eastAsia="Lexend" w:hAnsi="Times New Roman" w:cs="Times New Roman"/>
          <w:b/>
          <w:bCs/>
          <w:color w:val="666666"/>
        </w:rPr>
      </w:pPr>
      <w:r w:rsidRPr="00844B7C">
        <w:rPr>
          <w:rFonts w:ascii="Times New Roman" w:eastAsia="Lexend" w:hAnsi="Times New Roman" w:cs="Times New Roman"/>
          <w:b/>
          <w:bCs/>
          <w:noProof/>
          <w:color w:val="666666"/>
        </w:rPr>
        <w:drawing>
          <wp:inline distT="0" distB="0" distL="0" distR="0" wp14:anchorId="38CDA368" wp14:editId="2633B0E9">
            <wp:extent cx="4640741" cy="2457944"/>
            <wp:effectExtent l="0" t="0" r="7620" b="0"/>
            <wp:docPr id="1558692696"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92696" name="Imagen 2" descr="Diagrama&#10;&#10;El contenido generado por IA puede ser incorrec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69746" cy="2473306"/>
                    </a:xfrm>
                    <a:prstGeom prst="rect">
                      <a:avLst/>
                    </a:prstGeom>
                    <a:noFill/>
                    <a:ln>
                      <a:noFill/>
                    </a:ln>
                  </pic:spPr>
                </pic:pic>
              </a:graphicData>
            </a:graphic>
          </wp:inline>
        </w:drawing>
      </w:r>
    </w:p>
    <w:p w14:paraId="2EBF337F" w14:textId="77E72E8E" w:rsidR="001435E6" w:rsidRDefault="001435E6" w:rsidP="00F47111">
      <w:pPr>
        <w:tabs>
          <w:tab w:val="left" w:pos="5050"/>
        </w:tabs>
        <w:jc w:val="center"/>
        <w:rPr>
          <w:rFonts w:ascii="Times New Roman" w:eastAsia="Lexend" w:hAnsi="Times New Roman" w:cs="Times New Roman"/>
          <w:b/>
          <w:bCs/>
          <w:color w:val="666666"/>
        </w:rPr>
      </w:pPr>
      <w:r>
        <w:rPr>
          <w:rFonts w:ascii="Times New Roman" w:eastAsia="Lexend" w:hAnsi="Times New Roman" w:cs="Times New Roman"/>
          <w:b/>
          <w:bCs/>
          <w:color w:val="666666"/>
        </w:rPr>
        <w:lastRenderedPageBreak/>
        <w:t xml:space="preserve">ANEXO </w:t>
      </w:r>
      <w:r w:rsidR="001544E0">
        <w:rPr>
          <w:rFonts w:ascii="Times New Roman" w:eastAsia="Lexend" w:hAnsi="Times New Roman" w:cs="Times New Roman"/>
          <w:b/>
          <w:bCs/>
          <w:color w:val="666666"/>
        </w:rPr>
        <w:t>3</w:t>
      </w:r>
    </w:p>
    <w:p w14:paraId="01237011" w14:textId="77777777" w:rsidR="00876B95" w:rsidRDefault="00876B95" w:rsidP="00876B95">
      <w:pPr>
        <w:tabs>
          <w:tab w:val="left" w:pos="5050"/>
        </w:tabs>
        <w:rPr>
          <w:rFonts w:ascii="Times New Roman" w:eastAsia="Lexend" w:hAnsi="Times New Roman" w:cs="Times New Roman"/>
          <w:b/>
          <w:bCs/>
          <w:color w:val="666666"/>
        </w:rPr>
      </w:pPr>
    </w:p>
    <w:p w14:paraId="5534D82D" w14:textId="30428F35" w:rsidR="00166575" w:rsidRPr="00166575" w:rsidRDefault="00876B95" w:rsidP="00876B95">
      <w:pPr>
        <w:tabs>
          <w:tab w:val="left" w:pos="5050"/>
        </w:tabs>
        <w:rPr>
          <w:rFonts w:ascii="Times New Roman" w:hAnsi="Times New Roman" w:cs="Times New Roman"/>
          <w:b/>
          <w:bCs/>
        </w:rPr>
      </w:pPr>
      <w:r>
        <w:rPr>
          <w:rFonts w:ascii="Times New Roman" w:hAnsi="Times New Roman" w:cs="Times New Roman"/>
          <w:b/>
          <w:bCs/>
        </w:rPr>
        <w:t>Organigrama</w:t>
      </w:r>
      <w:r w:rsidR="00166575">
        <w:rPr>
          <w:rFonts w:ascii="Times New Roman" w:hAnsi="Times New Roman" w:cs="Times New Roman"/>
          <w:b/>
          <w:bCs/>
        </w:rPr>
        <w:t xml:space="preserve"> </w:t>
      </w:r>
    </w:p>
    <w:p w14:paraId="0F00F7AE" w14:textId="77777777" w:rsidR="004C2381" w:rsidRDefault="004C2381" w:rsidP="00FC37AE">
      <w:pPr>
        <w:jc w:val="both"/>
        <w:rPr>
          <w:rFonts w:ascii="Times New Roman" w:eastAsia="Lexend" w:hAnsi="Times New Roman" w:cs="Times New Roman"/>
          <w:color w:val="666666"/>
          <w:sz w:val="20"/>
          <w:szCs w:val="20"/>
        </w:rPr>
      </w:pPr>
    </w:p>
    <w:p w14:paraId="420EF066" w14:textId="32939B9B" w:rsidR="0033368A" w:rsidRPr="001435E6" w:rsidRDefault="00AD0259" w:rsidP="001435E6">
      <w:pPr>
        <w:jc w:val="center"/>
        <w:rPr>
          <w:ins w:id="2" w:author="Miguel Angel Cordero Yamallel" w:date="2024-08-12T13:46:00Z" w16du:dateUtc="2024-08-12T19:46:00Z"/>
          <w:rFonts w:ascii="Times New Roman" w:eastAsia="Lexend" w:hAnsi="Times New Roman" w:cs="Times New Roman"/>
          <w:color w:val="666666"/>
          <w:sz w:val="20"/>
          <w:szCs w:val="20"/>
        </w:rPr>
      </w:pPr>
      <w:r>
        <w:rPr>
          <w:noProof/>
        </w:rPr>
        <w:drawing>
          <wp:inline distT="0" distB="0" distL="0" distR="0" wp14:anchorId="63C55CDA" wp14:editId="684C2038">
            <wp:extent cx="5595574" cy="3219450"/>
            <wp:effectExtent l="0" t="0" r="5715" b="0"/>
            <wp:docPr id="935785291"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85291" name="Imagen 1" descr="Interfaz de usuario gráfica, Texto, Aplicación, Chat o mensaje de texto&#10;&#10;El contenido generado por IA puede ser incorrecto."/>
                    <pic:cNvPicPr/>
                  </pic:nvPicPr>
                  <pic:blipFill>
                    <a:blip r:embed="rId10"/>
                    <a:stretch>
                      <a:fillRect/>
                    </a:stretch>
                  </pic:blipFill>
                  <pic:spPr>
                    <a:xfrm>
                      <a:off x="0" y="0"/>
                      <a:ext cx="5603319" cy="3223906"/>
                    </a:xfrm>
                    <a:prstGeom prst="rect">
                      <a:avLst/>
                    </a:prstGeom>
                  </pic:spPr>
                </pic:pic>
              </a:graphicData>
            </a:graphic>
          </wp:inline>
        </w:drawing>
      </w:r>
    </w:p>
    <w:p w14:paraId="6829692C" w14:textId="7AA02C3C" w:rsidR="00166575" w:rsidRPr="001544E0" w:rsidRDefault="001544E0" w:rsidP="00166575">
      <w:pPr>
        <w:rPr>
          <w:rFonts w:ascii="Times New Roman" w:eastAsia="Lexend" w:hAnsi="Times New Roman" w:cs="Times New Roman"/>
          <w:b/>
          <w:bCs/>
          <w:color w:val="666666"/>
          <w:sz w:val="18"/>
          <w:szCs w:val="18"/>
        </w:rPr>
      </w:pPr>
      <w:r w:rsidRPr="001544E0">
        <w:rPr>
          <w:rFonts w:ascii="Times New Roman" w:eastAsia="Lexend" w:hAnsi="Times New Roman" w:cs="Times New Roman"/>
          <w:b/>
          <w:bCs/>
          <w:color w:val="666666"/>
          <w:sz w:val="18"/>
          <w:szCs w:val="18"/>
        </w:rPr>
        <w:t xml:space="preserve">* </w:t>
      </w:r>
      <w:r w:rsidR="00166575" w:rsidRPr="001544E0">
        <w:rPr>
          <w:rFonts w:ascii="Times New Roman" w:eastAsia="Lexend" w:hAnsi="Times New Roman" w:cs="Times New Roman"/>
          <w:b/>
          <w:bCs/>
          <w:color w:val="666666"/>
          <w:sz w:val="18"/>
          <w:szCs w:val="18"/>
        </w:rPr>
        <w:t>Se marcan las áreas relevantes que interactúan en el proceso de cobro domiciliado</w:t>
      </w:r>
    </w:p>
    <w:p w14:paraId="7D5AC615" w14:textId="77777777" w:rsidR="00AD0259" w:rsidRDefault="00AD0259" w:rsidP="00F47111">
      <w:pPr>
        <w:jc w:val="center"/>
        <w:rPr>
          <w:rFonts w:ascii="Times New Roman" w:eastAsia="Lexend" w:hAnsi="Times New Roman" w:cs="Times New Roman"/>
          <w:b/>
          <w:bCs/>
          <w:color w:val="666666"/>
        </w:rPr>
      </w:pPr>
    </w:p>
    <w:p w14:paraId="12E2A60A" w14:textId="77777777" w:rsidR="00D05E7B" w:rsidRDefault="00D05E7B" w:rsidP="00F47111">
      <w:pPr>
        <w:jc w:val="center"/>
        <w:rPr>
          <w:rFonts w:ascii="Times New Roman" w:eastAsia="Lexend" w:hAnsi="Times New Roman" w:cs="Times New Roman"/>
          <w:b/>
          <w:bCs/>
          <w:color w:val="666666"/>
        </w:rPr>
      </w:pPr>
    </w:p>
    <w:p w14:paraId="31E39B3F" w14:textId="4B7CEED1" w:rsidR="00F47111" w:rsidRPr="00F47111" w:rsidRDefault="00F47111" w:rsidP="00F47111">
      <w:pPr>
        <w:jc w:val="center"/>
        <w:rPr>
          <w:rFonts w:ascii="Times New Roman" w:eastAsia="Lexend" w:hAnsi="Times New Roman" w:cs="Times New Roman"/>
          <w:b/>
          <w:bCs/>
          <w:color w:val="666666"/>
        </w:rPr>
      </w:pPr>
      <w:r w:rsidRPr="00F47111">
        <w:rPr>
          <w:rFonts w:ascii="Times New Roman" w:eastAsia="Lexend" w:hAnsi="Times New Roman" w:cs="Times New Roman"/>
          <w:b/>
          <w:bCs/>
          <w:color w:val="666666"/>
        </w:rPr>
        <w:t xml:space="preserve">ANEXO </w:t>
      </w:r>
      <w:r w:rsidR="001544E0">
        <w:rPr>
          <w:rFonts w:ascii="Times New Roman" w:eastAsia="Lexend" w:hAnsi="Times New Roman" w:cs="Times New Roman"/>
          <w:b/>
          <w:bCs/>
          <w:color w:val="666666"/>
        </w:rPr>
        <w:t>4</w:t>
      </w:r>
    </w:p>
    <w:p w14:paraId="663AC641" w14:textId="77777777" w:rsidR="001544E0" w:rsidRDefault="001544E0" w:rsidP="00B70F1E">
      <w:pPr>
        <w:tabs>
          <w:tab w:val="left" w:pos="5050"/>
        </w:tabs>
        <w:rPr>
          <w:rFonts w:ascii="Times New Roman" w:eastAsia="Lexend" w:hAnsi="Times New Roman" w:cs="Times New Roman"/>
          <w:color w:val="666666"/>
          <w:sz w:val="20"/>
          <w:szCs w:val="20"/>
        </w:rPr>
      </w:pPr>
    </w:p>
    <w:p w14:paraId="4DDA9D3C" w14:textId="491E3B53" w:rsidR="000B10AB" w:rsidRPr="00B70F1E" w:rsidRDefault="00B70F1E" w:rsidP="00B70F1E">
      <w:pPr>
        <w:tabs>
          <w:tab w:val="left" w:pos="5050"/>
        </w:tabs>
        <w:rPr>
          <w:rFonts w:ascii="Times New Roman" w:hAnsi="Times New Roman" w:cs="Times New Roman"/>
          <w:b/>
          <w:bCs/>
        </w:rPr>
      </w:pPr>
      <w:r w:rsidRPr="00B70F1E">
        <w:rPr>
          <w:rFonts w:ascii="Times New Roman" w:hAnsi="Times New Roman" w:cs="Times New Roman"/>
          <w:b/>
          <w:bCs/>
        </w:rPr>
        <w:t>Bancos</w:t>
      </w:r>
      <w:r w:rsidR="001544E0">
        <w:rPr>
          <w:rFonts w:ascii="Times New Roman" w:hAnsi="Times New Roman" w:cs="Times New Roman"/>
          <w:b/>
          <w:bCs/>
        </w:rPr>
        <w:t xml:space="preserve">, </w:t>
      </w:r>
      <w:r w:rsidRPr="00B70F1E">
        <w:rPr>
          <w:rFonts w:ascii="Times New Roman" w:hAnsi="Times New Roman" w:cs="Times New Roman"/>
          <w:b/>
          <w:bCs/>
        </w:rPr>
        <w:t>Emisoras y Costos</w:t>
      </w:r>
    </w:p>
    <w:p w14:paraId="33D34DFB" w14:textId="4F44D33E" w:rsidR="001544E0" w:rsidRDefault="001544E0" w:rsidP="001544E0">
      <w:pPr>
        <w:ind w:left="-1276"/>
        <w:rPr>
          <w:rFonts w:ascii="Times New Roman" w:hAnsi="Times New Roman" w:cs="Times New Roman"/>
          <w:color w:val="000000" w:themeColor="text1"/>
          <w:sz w:val="20"/>
          <w:szCs w:val="20"/>
        </w:rPr>
      </w:pPr>
      <w:r w:rsidRPr="001544E0">
        <w:rPr>
          <w:noProof/>
        </w:rPr>
        <w:drawing>
          <wp:inline distT="0" distB="0" distL="0" distR="0" wp14:anchorId="3B938E46" wp14:editId="59E328E3">
            <wp:extent cx="7283450" cy="1911102"/>
            <wp:effectExtent l="0" t="0" r="0" b="0"/>
            <wp:docPr id="167553320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47471" cy="1927900"/>
                    </a:xfrm>
                    <a:prstGeom prst="rect">
                      <a:avLst/>
                    </a:prstGeom>
                    <a:noFill/>
                    <a:ln>
                      <a:noFill/>
                    </a:ln>
                  </pic:spPr>
                </pic:pic>
              </a:graphicData>
            </a:graphic>
          </wp:inline>
        </w:drawing>
      </w:r>
    </w:p>
    <w:p w14:paraId="77EC2221" w14:textId="77777777" w:rsidR="001544E0" w:rsidRDefault="001544E0" w:rsidP="000B10AB">
      <w:pPr>
        <w:rPr>
          <w:rFonts w:ascii="Times New Roman" w:hAnsi="Times New Roman" w:cs="Times New Roman"/>
          <w:color w:val="000000" w:themeColor="text1"/>
          <w:sz w:val="20"/>
          <w:szCs w:val="20"/>
        </w:rPr>
      </w:pPr>
    </w:p>
    <w:p w14:paraId="6B2E7E00" w14:textId="77777777" w:rsidR="00D05E7B" w:rsidRDefault="00D05E7B" w:rsidP="001544E0">
      <w:pPr>
        <w:jc w:val="center"/>
        <w:rPr>
          <w:rFonts w:ascii="Times New Roman" w:eastAsia="Lexend" w:hAnsi="Times New Roman" w:cs="Times New Roman"/>
          <w:b/>
          <w:bCs/>
          <w:color w:val="666666"/>
        </w:rPr>
      </w:pPr>
    </w:p>
    <w:p w14:paraId="558056D0" w14:textId="77777777" w:rsidR="00D05E7B" w:rsidRDefault="00D05E7B" w:rsidP="001544E0">
      <w:pPr>
        <w:jc w:val="center"/>
        <w:rPr>
          <w:rFonts w:ascii="Times New Roman" w:eastAsia="Lexend" w:hAnsi="Times New Roman" w:cs="Times New Roman"/>
          <w:b/>
          <w:bCs/>
          <w:color w:val="666666"/>
        </w:rPr>
      </w:pPr>
    </w:p>
    <w:p w14:paraId="0E029921" w14:textId="77777777" w:rsidR="00D05E7B" w:rsidRDefault="00D05E7B" w:rsidP="001544E0">
      <w:pPr>
        <w:jc w:val="center"/>
        <w:rPr>
          <w:rFonts w:ascii="Times New Roman" w:eastAsia="Lexend" w:hAnsi="Times New Roman" w:cs="Times New Roman"/>
          <w:b/>
          <w:bCs/>
          <w:color w:val="666666"/>
        </w:rPr>
      </w:pPr>
    </w:p>
    <w:p w14:paraId="202482FE" w14:textId="77777777" w:rsidR="00D05E7B" w:rsidRDefault="00D05E7B" w:rsidP="001544E0">
      <w:pPr>
        <w:jc w:val="center"/>
        <w:rPr>
          <w:rFonts w:ascii="Times New Roman" w:eastAsia="Lexend" w:hAnsi="Times New Roman" w:cs="Times New Roman"/>
          <w:b/>
          <w:bCs/>
          <w:color w:val="666666"/>
        </w:rPr>
      </w:pPr>
    </w:p>
    <w:p w14:paraId="364CE81C" w14:textId="77777777" w:rsidR="00D05E7B" w:rsidRDefault="00D05E7B" w:rsidP="001544E0">
      <w:pPr>
        <w:jc w:val="center"/>
        <w:rPr>
          <w:rFonts w:ascii="Times New Roman" w:eastAsia="Lexend" w:hAnsi="Times New Roman" w:cs="Times New Roman"/>
          <w:b/>
          <w:bCs/>
          <w:color w:val="666666"/>
        </w:rPr>
      </w:pPr>
    </w:p>
    <w:p w14:paraId="78801678" w14:textId="77777777" w:rsidR="00D05E7B" w:rsidRDefault="00D05E7B" w:rsidP="001544E0">
      <w:pPr>
        <w:jc w:val="center"/>
        <w:rPr>
          <w:rFonts w:ascii="Times New Roman" w:eastAsia="Lexend" w:hAnsi="Times New Roman" w:cs="Times New Roman"/>
          <w:b/>
          <w:bCs/>
          <w:color w:val="666666"/>
        </w:rPr>
      </w:pPr>
    </w:p>
    <w:p w14:paraId="5A0EC35F" w14:textId="086A6C5F" w:rsidR="001544E0" w:rsidRDefault="001544E0" w:rsidP="001544E0">
      <w:pPr>
        <w:jc w:val="center"/>
        <w:rPr>
          <w:rFonts w:ascii="Times New Roman" w:eastAsia="Lexend" w:hAnsi="Times New Roman" w:cs="Times New Roman"/>
          <w:b/>
          <w:bCs/>
          <w:color w:val="666666"/>
        </w:rPr>
      </w:pPr>
      <w:r w:rsidRPr="00F47111">
        <w:rPr>
          <w:rFonts w:ascii="Times New Roman" w:eastAsia="Lexend" w:hAnsi="Times New Roman" w:cs="Times New Roman"/>
          <w:b/>
          <w:bCs/>
          <w:color w:val="666666"/>
        </w:rPr>
        <w:t xml:space="preserve">ANEXO </w:t>
      </w:r>
      <w:r>
        <w:rPr>
          <w:rFonts w:ascii="Times New Roman" w:eastAsia="Lexend" w:hAnsi="Times New Roman" w:cs="Times New Roman"/>
          <w:b/>
          <w:bCs/>
          <w:color w:val="666666"/>
        </w:rPr>
        <w:t>5</w:t>
      </w:r>
    </w:p>
    <w:p w14:paraId="24A936FC" w14:textId="77777777" w:rsidR="001544E0" w:rsidRDefault="001544E0" w:rsidP="001544E0">
      <w:pPr>
        <w:jc w:val="center"/>
        <w:rPr>
          <w:rFonts w:ascii="Times New Roman" w:eastAsia="Lexend" w:hAnsi="Times New Roman" w:cs="Times New Roman"/>
          <w:b/>
          <w:bCs/>
          <w:color w:val="666666"/>
        </w:rPr>
      </w:pPr>
    </w:p>
    <w:p w14:paraId="7C613AD8" w14:textId="3629D951" w:rsidR="001544E0" w:rsidRPr="00F47111" w:rsidRDefault="001544E0" w:rsidP="001544E0">
      <w:pPr>
        <w:rPr>
          <w:rFonts w:ascii="Times New Roman" w:eastAsia="Lexend" w:hAnsi="Times New Roman" w:cs="Times New Roman"/>
          <w:b/>
          <w:bCs/>
          <w:color w:val="666666"/>
        </w:rPr>
      </w:pPr>
      <w:r w:rsidRPr="00B70F1E">
        <w:rPr>
          <w:rFonts w:ascii="Times New Roman" w:hAnsi="Times New Roman" w:cs="Times New Roman"/>
          <w:b/>
          <w:bCs/>
        </w:rPr>
        <w:t>Bancos</w:t>
      </w:r>
      <w:r>
        <w:rPr>
          <w:rFonts w:ascii="Times New Roman" w:hAnsi="Times New Roman" w:cs="Times New Roman"/>
          <w:b/>
          <w:bCs/>
        </w:rPr>
        <w:t xml:space="preserve">, </w:t>
      </w:r>
      <w:r w:rsidRPr="00B70F1E">
        <w:rPr>
          <w:rFonts w:ascii="Times New Roman" w:hAnsi="Times New Roman" w:cs="Times New Roman"/>
          <w:b/>
          <w:bCs/>
        </w:rPr>
        <w:t xml:space="preserve">Emisoras y </w:t>
      </w:r>
      <w:r>
        <w:rPr>
          <w:rFonts w:ascii="Times New Roman" w:hAnsi="Times New Roman" w:cs="Times New Roman"/>
          <w:b/>
          <w:bCs/>
        </w:rPr>
        <w:t>Horarios (Carga de archivo y de ejecución de cobro)</w:t>
      </w:r>
    </w:p>
    <w:p w14:paraId="2A109AC8" w14:textId="77777777" w:rsidR="001544E0" w:rsidRDefault="001544E0" w:rsidP="000B10AB">
      <w:pPr>
        <w:rPr>
          <w:rFonts w:ascii="Times New Roman" w:hAnsi="Times New Roman" w:cs="Times New Roman"/>
          <w:color w:val="000000" w:themeColor="text1"/>
          <w:sz w:val="20"/>
          <w:szCs w:val="20"/>
        </w:rPr>
      </w:pPr>
    </w:p>
    <w:p w14:paraId="7AD2177E" w14:textId="3E918CC6" w:rsidR="001544E0" w:rsidRDefault="001544E0" w:rsidP="001544E0">
      <w:pPr>
        <w:ind w:left="-1276" w:right="-801"/>
        <w:jc w:val="center"/>
        <w:rPr>
          <w:rFonts w:ascii="Times New Roman" w:hAnsi="Times New Roman" w:cs="Times New Roman"/>
          <w:color w:val="000000" w:themeColor="text1"/>
          <w:sz w:val="20"/>
          <w:szCs w:val="20"/>
        </w:rPr>
      </w:pPr>
      <w:r w:rsidRPr="001544E0">
        <w:rPr>
          <w:noProof/>
        </w:rPr>
        <w:drawing>
          <wp:inline distT="0" distB="0" distL="0" distR="0" wp14:anchorId="4BDE84B1" wp14:editId="507681A1">
            <wp:extent cx="6648108" cy="4383178"/>
            <wp:effectExtent l="0" t="0" r="635" b="0"/>
            <wp:docPr id="69867979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8108" cy="4383178"/>
                    </a:xfrm>
                    <a:prstGeom prst="rect">
                      <a:avLst/>
                    </a:prstGeom>
                    <a:noFill/>
                    <a:ln>
                      <a:noFill/>
                    </a:ln>
                  </pic:spPr>
                </pic:pic>
              </a:graphicData>
            </a:graphic>
          </wp:inline>
        </w:drawing>
      </w:r>
    </w:p>
    <w:p w14:paraId="1C35DA5A" w14:textId="77777777" w:rsidR="001544E0" w:rsidRDefault="001544E0" w:rsidP="001544E0">
      <w:pPr>
        <w:ind w:left="-1276"/>
        <w:rPr>
          <w:rFonts w:ascii="Times New Roman" w:hAnsi="Times New Roman" w:cs="Times New Roman"/>
          <w:color w:val="000000" w:themeColor="text1"/>
          <w:sz w:val="20"/>
          <w:szCs w:val="20"/>
        </w:rPr>
      </w:pPr>
    </w:p>
    <w:p w14:paraId="691893CE" w14:textId="64D2F408" w:rsidR="001544E0" w:rsidRPr="001544E0" w:rsidRDefault="001544E0" w:rsidP="001544E0">
      <w:pPr>
        <w:rPr>
          <w:rFonts w:ascii="Times New Roman" w:eastAsia="Lexend" w:hAnsi="Times New Roman" w:cs="Times New Roman"/>
          <w:b/>
          <w:bCs/>
          <w:color w:val="666666"/>
          <w:sz w:val="18"/>
          <w:szCs w:val="18"/>
        </w:rPr>
      </w:pPr>
      <w:r w:rsidRPr="001544E0">
        <w:rPr>
          <w:rFonts w:ascii="Times New Roman" w:eastAsia="Lexend" w:hAnsi="Times New Roman" w:cs="Times New Roman"/>
          <w:b/>
          <w:bCs/>
          <w:color w:val="666666"/>
          <w:sz w:val="18"/>
          <w:szCs w:val="18"/>
        </w:rPr>
        <w:t>*Importante considerar las Observaciones de cada banco/emisora, ya que esto es importante para el análisis</w:t>
      </w:r>
    </w:p>
    <w:p w14:paraId="4124CB5F" w14:textId="77777777" w:rsidR="001544E0" w:rsidRDefault="001544E0" w:rsidP="001544E0">
      <w:pPr>
        <w:ind w:left="-1276"/>
        <w:rPr>
          <w:rFonts w:ascii="Times New Roman" w:hAnsi="Times New Roman" w:cs="Times New Roman"/>
          <w:color w:val="000000" w:themeColor="text1"/>
          <w:sz w:val="20"/>
          <w:szCs w:val="20"/>
        </w:rPr>
      </w:pPr>
    </w:p>
    <w:p w14:paraId="0E1CD789" w14:textId="77777777" w:rsidR="00D05E7B" w:rsidRDefault="00D05E7B" w:rsidP="00B70F1E">
      <w:pPr>
        <w:jc w:val="center"/>
        <w:rPr>
          <w:rFonts w:ascii="Times New Roman" w:eastAsia="Lexend" w:hAnsi="Times New Roman" w:cs="Times New Roman"/>
          <w:b/>
          <w:bCs/>
          <w:color w:val="666666"/>
        </w:rPr>
      </w:pPr>
    </w:p>
    <w:p w14:paraId="2A1D7664" w14:textId="1C088682" w:rsidR="00B70F1E" w:rsidRPr="00F47111" w:rsidRDefault="00B70F1E" w:rsidP="00B70F1E">
      <w:pPr>
        <w:jc w:val="center"/>
        <w:rPr>
          <w:rFonts w:ascii="Times New Roman" w:eastAsia="Lexend" w:hAnsi="Times New Roman" w:cs="Times New Roman"/>
          <w:b/>
          <w:bCs/>
          <w:color w:val="666666"/>
        </w:rPr>
      </w:pPr>
      <w:r w:rsidRPr="00F47111">
        <w:rPr>
          <w:rFonts w:ascii="Times New Roman" w:eastAsia="Lexend" w:hAnsi="Times New Roman" w:cs="Times New Roman"/>
          <w:b/>
          <w:bCs/>
          <w:color w:val="666666"/>
        </w:rPr>
        <w:t xml:space="preserve">ANEXO </w:t>
      </w:r>
      <w:r w:rsidR="001544E0">
        <w:rPr>
          <w:rFonts w:ascii="Times New Roman" w:eastAsia="Lexend" w:hAnsi="Times New Roman" w:cs="Times New Roman"/>
          <w:b/>
          <w:bCs/>
          <w:color w:val="666666"/>
        </w:rPr>
        <w:t>6</w:t>
      </w:r>
    </w:p>
    <w:p w14:paraId="15C2B682" w14:textId="77777777" w:rsidR="001435E6" w:rsidRDefault="001435E6" w:rsidP="000B10AB">
      <w:pPr>
        <w:rPr>
          <w:rFonts w:ascii="Times New Roman" w:hAnsi="Times New Roman" w:cs="Times New Roman"/>
          <w:color w:val="000000" w:themeColor="text1"/>
          <w:sz w:val="20"/>
          <w:szCs w:val="20"/>
        </w:rPr>
      </w:pPr>
    </w:p>
    <w:p w14:paraId="6060BF3A" w14:textId="52C47FA0" w:rsidR="001435E6" w:rsidRDefault="00B70F1E" w:rsidP="00B70F1E">
      <w:pPr>
        <w:tabs>
          <w:tab w:val="left" w:pos="5050"/>
        </w:tabs>
        <w:rPr>
          <w:rFonts w:ascii="Times New Roman" w:hAnsi="Times New Roman" w:cs="Times New Roman"/>
          <w:color w:val="000000" w:themeColor="text1"/>
          <w:sz w:val="20"/>
          <w:szCs w:val="20"/>
        </w:rPr>
      </w:pPr>
      <w:r>
        <w:rPr>
          <w:rFonts w:ascii="Times New Roman" w:hAnsi="Times New Roman" w:cs="Times New Roman"/>
          <w:b/>
          <w:bCs/>
        </w:rPr>
        <w:t>Motivos de Respuesta de los Bancos</w:t>
      </w:r>
    </w:p>
    <w:p w14:paraId="5862F844" w14:textId="77777777" w:rsidR="00876B95" w:rsidRDefault="00876B95" w:rsidP="000B10AB">
      <w:pPr>
        <w:rPr>
          <w:rFonts w:ascii="Times New Roman" w:hAnsi="Times New Roman" w:cs="Times New Roman"/>
          <w:color w:val="000000" w:themeColor="text1"/>
          <w:sz w:val="20"/>
          <w:szCs w:val="20"/>
        </w:rPr>
      </w:pPr>
    </w:p>
    <w:tbl>
      <w:tblPr>
        <w:tblW w:w="4960" w:type="dxa"/>
        <w:jc w:val="center"/>
        <w:tblCellMar>
          <w:left w:w="70" w:type="dxa"/>
          <w:right w:w="70" w:type="dxa"/>
        </w:tblCellMar>
        <w:tblLook w:val="04A0" w:firstRow="1" w:lastRow="0" w:firstColumn="1" w:lastColumn="0" w:noHBand="0" w:noVBand="1"/>
      </w:tblPr>
      <w:tblGrid>
        <w:gridCol w:w="4960"/>
      </w:tblGrid>
      <w:tr w:rsidR="001544E0" w:rsidRPr="001544E0" w14:paraId="33E35647" w14:textId="77777777" w:rsidTr="001544E0">
        <w:trPr>
          <w:trHeight w:val="290"/>
          <w:jc w:val="center"/>
        </w:trPr>
        <w:tc>
          <w:tcPr>
            <w:tcW w:w="4960" w:type="dxa"/>
            <w:tcBorders>
              <w:top w:val="single" w:sz="4" w:space="0" w:color="auto"/>
              <w:left w:val="single" w:sz="4" w:space="0" w:color="auto"/>
              <w:bottom w:val="single" w:sz="4" w:space="0" w:color="auto"/>
              <w:right w:val="single" w:sz="4" w:space="0" w:color="auto"/>
            </w:tcBorders>
            <w:shd w:val="clear" w:color="000000" w:fill="0E2841"/>
            <w:noWrap/>
            <w:vAlign w:val="bottom"/>
            <w:hideMark/>
          </w:tcPr>
          <w:p w14:paraId="4CC4C5C1" w14:textId="77777777" w:rsidR="001544E0" w:rsidRPr="001544E0" w:rsidRDefault="001544E0" w:rsidP="001544E0">
            <w:pPr>
              <w:jc w:val="center"/>
              <w:rPr>
                <w:rFonts w:ascii="Aptos Narrow" w:eastAsia="Times New Roman" w:hAnsi="Aptos Narrow" w:cs="Times New Roman"/>
                <w:b/>
                <w:bCs/>
                <w:color w:val="FFFFFF"/>
                <w:sz w:val="22"/>
                <w:szCs w:val="22"/>
              </w:rPr>
            </w:pPr>
            <w:r w:rsidRPr="001544E0">
              <w:rPr>
                <w:rFonts w:ascii="Aptos Narrow" w:eastAsia="Times New Roman" w:hAnsi="Aptos Narrow" w:cs="Times New Roman"/>
                <w:b/>
                <w:bCs/>
                <w:color w:val="FFFFFF"/>
                <w:sz w:val="22"/>
                <w:szCs w:val="22"/>
              </w:rPr>
              <w:t>Motivos</w:t>
            </w:r>
          </w:p>
        </w:tc>
      </w:tr>
      <w:tr w:rsidR="001544E0" w:rsidRPr="001544E0" w14:paraId="2E183D70" w14:textId="77777777" w:rsidTr="001544E0">
        <w:trPr>
          <w:trHeight w:val="290"/>
          <w:jc w:val="center"/>
        </w:trPr>
        <w:tc>
          <w:tcPr>
            <w:tcW w:w="4960" w:type="dxa"/>
            <w:tcBorders>
              <w:top w:val="nil"/>
              <w:left w:val="single" w:sz="4" w:space="0" w:color="auto"/>
              <w:bottom w:val="single" w:sz="4" w:space="0" w:color="auto"/>
              <w:right w:val="single" w:sz="4" w:space="0" w:color="auto"/>
            </w:tcBorders>
            <w:shd w:val="clear" w:color="auto" w:fill="auto"/>
            <w:noWrap/>
            <w:vAlign w:val="bottom"/>
            <w:hideMark/>
          </w:tcPr>
          <w:p w14:paraId="3371C17A" w14:textId="77777777" w:rsidR="001544E0" w:rsidRPr="001544E0" w:rsidRDefault="001544E0" w:rsidP="001544E0">
            <w:pPr>
              <w:rPr>
                <w:rFonts w:ascii="Aptos Narrow" w:eastAsia="Times New Roman" w:hAnsi="Aptos Narrow" w:cs="Times New Roman"/>
                <w:color w:val="000000"/>
                <w:sz w:val="20"/>
                <w:szCs w:val="20"/>
              </w:rPr>
            </w:pPr>
            <w:r w:rsidRPr="001544E0">
              <w:rPr>
                <w:rFonts w:ascii="Aptos Narrow" w:eastAsia="Times New Roman" w:hAnsi="Aptos Narrow" w:cs="Times New Roman"/>
                <w:color w:val="000000"/>
                <w:sz w:val="20"/>
                <w:szCs w:val="20"/>
              </w:rPr>
              <w:t>BLOQUEO A TODOS LOS CARGOS</w:t>
            </w:r>
          </w:p>
        </w:tc>
      </w:tr>
      <w:tr w:rsidR="001544E0" w:rsidRPr="001544E0" w14:paraId="71C2E594" w14:textId="77777777" w:rsidTr="001544E0">
        <w:trPr>
          <w:trHeight w:val="290"/>
          <w:jc w:val="center"/>
        </w:trPr>
        <w:tc>
          <w:tcPr>
            <w:tcW w:w="4960" w:type="dxa"/>
            <w:tcBorders>
              <w:top w:val="nil"/>
              <w:left w:val="single" w:sz="4" w:space="0" w:color="auto"/>
              <w:bottom w:val="single" w:sz="4" w:space="0" w:color="auto"/>
              <w:right w:val="single" w:sz="4" w:space="0" w:color="auto"/>
            </w:tcBorders>
            <w:shd w:val="clear" w:color="auto" w:fill="auto"/>
            <w:noWrap/>
            <w:vAlign w:val="bottom"/>
            <w:hideMark/>
          </w:tcPr>
          <w:p w14:paraId="72F9BC8A" w14:textId="77777777" w:rsidR="001544E0" w:rsidRPr="001544E0" w:rsidRDefault="001544E0" w:rsidP="001544E0">
            <w:pPr>
              <w:rPr>
                <w:rFonts w:ascii="Aptos Narrow" w:eastAsia="Times New Roman" w:hAnsi="Aptos Narrow" w:cs="Times New Roman"/>
                <w:color w:val="000000"/>
                <w:sz w:val="20"/>
                <w:szCs w:val="20"/>
              </w:rPr>
            </w:pPr>
            <w:r w:rsidRPr="001544E0">
              <w:rPr>
                <w:rFonts w:ascii="Aptos Narrow" w:eastAsia="Times New Roman" w:hAnsi="Aptos Narrow" w:cs="Times New Roman"/>
                <w:color w:val="000000"/>
                <w:sz w:val="20"/>
                <w:szCs w:val="20"/>
              </w:rPr>
              <w:t>CUENTA BLOQUEADA</w:t>
            </w:r>
          </w:p>
        </w:tc>
      </w:tr>
      <w:tr w:rsidR="001544E0" w:rsidRPr="001544E0" w14:paraId="3CBBC480" w14:textId="77777777" w:rsidTr="001544E0">
        <w:trPr>
          <w:trHeight w:val="290"/>
          <w:jc w:val="center"/>
        </w:trPr>
        <w:tc>
          <w:tcPr>
            <w:tcW w:w="4960" w:type="dxa"/>
            <w:tcBorders>
              <w:top w:val="nil"/>
              <w:left w:val="single" w:sz="4" w:space="0" w:color="auto"/>
              <w:bottom w:val="single" w:sz="4" w:space="0" w:color="auto"/>
              <w:right w:val="single" w:sz="4" w:space="0" w:color="auto"/>
            </w:tcBorders>
            <w:shd w:val="clear" w:color="auto" w:fill="auto"/>
            <w:noWrap/>
            <w:vAlign w:val="bottom"/>
            <w:hideMark/>
          </w:tcPr>
          <w:p w14:paraId="5CEE4AE3" w14:textId="77777777" w:rsidR="001544E0" w:rsidRPr="001544E0" w:rsidRDefault="001544E0" w:rsidP="001544E0">
            <w:pPr>
              <w:rPr>
                <w:rFonts w:ascii="Aptos Narrow" w:eastAsia="Times New Roman" w:hAnsi="Aptos Narrow" w:cs="Times New Roman"/>
                <w:color w:val="000000"/>
                <w:sz w:val="20"/>
                <w:szCs w:val="20"/>
              </w:rPr>
            </w:pPr>
            <w:r w:rsidRPr="001544E0">
              <w:rPr>
                <w:rFonts w:ascii="Aptos Narrow" w:eastAsia="Times New Roman" w:hAnsi="Aptos Narrow" w:cs="Times New Roman"/>
                <w:color w:val="000000"/>
                <w:sz w:val="20"/>
                <w:szCs w:val="20"/>
              </w:rPr>
              <w:t>CUENTA CANCELADA</w:t>
            </w:r>
          </w:p>
        </w:tc>
      </w:tr>
      <w:tr w:rsidR="001544E0" w:rsidRPr="001544E0" w14:paraId="41D149FE" w14:textId="77777777" w:rsidTr="001544E0">
        <w:trPr>
          <w:trHeight w:val="290"/>
          <w:jc w:val="center"/>
        </w:trPr>
        <w:tc>
          <w:tcPr>
            <w:tcW w:w="4960" w:type="dxa"/>
            <w:tcBorders>
              <w:top w:val="nil"/>
              <w:left w:val="single" w:sz="4" w:space="0" w:color="auto"/>
              <w:bottom w:val="single" w:sz="4" w:space="0" w:color="auto"/>
              <w:right w:val="single" w:sz="4" w:space="0" w:color="auto"/>
            </w:tcBorders>
            <w:shd w:val="clear" w:color="auto" w:fill="auto"/>
            <w:noWrap/>
            <w:vAlign w:val="bottom"/>
            <w:hideMark/>
          </w:tcPr>
          <w:p w14:paraId="0A6E3AC5" w14:textId="77777777" w:rsidR="001544E0" w:rsidRPr="001544E0" w:rsidRDefault="001544E0" w:rsidP="001544E0">
            <w:pPr>
              <w:rPr>
                <w:rFonts w:ascii="Aptos Narrow" w:eastAsia="Times New Roman" w:hAnsi="Aptos Narrow" w:cs="Times New Roman"/>
                <w:color w:val="000000"/>
                <w:sz w:val="20"/>
                <w:szCs w:val="20"/>
              </w:rPr>
            </w:pPr>
            <w:r w:rsidRPr="001544E0">
              <w:rPr>
                <w:rFonts w:ascii="Aptos Narrow" w:eastAsia="Times New Roman" w:hAnsi="Aptos Narrow" w:cs="Times New Roman"/>
                <w:color w:val="000000"/>
                <w:sz w:val="20"/>
                <w:szCs w:val="20"/>
              </w:rPr>
              <w:t>CUENTA INEXISTENTE</w:t>
            </w:r>
          </w:p>
        </w:tc>
      </w:tr>
      <w:tr w:rsidR="001544E0" w:rsidRPr="001544E0" w14:paraId="33EACD0B" w14:textId="77777777" w:rsidTr="001544E0">
        <w:trPr>
          <w:trHeight w:val="290"/>
          <w:jc w:val="center"/>
        </w:trPr>
        <w:tc>
          <w:tcPr>
            <w:tcW w:w="4960" w:type="dxa"/>
            <w:tcBorders>
              <w:top w:val="nil"/>
              <w:left w:val="single" w:sz="4" w:space="0" w:color="auto"/>
              <w:bottom w:val="single" w:sz="4" w:space="0" w:color="auto"/>
              <w:right w:val="single" w:sz="4" w:space="0" w:color="auto"/>
            </w:tcBorders>
            <w:shd w:val="clear" w:color="auto" w:fill="auto"/>
            <w:noWrap/>
            <w:vAlign w:val="bottom"/>
            <w:hideMark/>
          </w:tcPr>
          <w:p w14:paraId="1510787B" w14:textId="77777777" w:rsidR="001544E0" w:rsidRPr="001544E0" w:rsidRDefault="001544E0" w:rsidP="001544E0">
            <w:pPr>
              <w:rPr>
                <w:rFonts w:ascii="Aptos Narrow" w:eastAsia="Times New Roman" w:hAnsi="Aptos Narrow" w:cs="Times New Roman"/>
                <w:color w:val="000000"/>
                <w:sz w:val="20"/>
                <w:szCs w:val="20"/>
              </w:rPr>
            </w:pPr>
            <w:r w:rsidRPr="001544E0">
              <w:rPr>
                <w:rFonts w:ascii="Aptos Narrow" w:eastAsia="Times New Roman" w:hAnsi="Aptos Narrow" w:cs="Times New Roman"/>
                <w:color w:val="000000"/>
                <w:sz w:val="20"/>
                <w:szCs w:val="20"/>
              </w:rPr>
              <w:t>CUENTA INSUFICIENCIA FONDOS</w:t>
            </w:r>
          </w:p>
        </w:tc>
      </w:tr>
      <w:tr w:rsidR="001544E0" w:rsidRPr="001544E0" w14:paraId="23783884" w14:textId="77777777" w:rsidTr="001544E0">
        <w:trPr>
          <w:trHeight w:val="290"/>
          <w:jc w:val="center"/>
        </w:trPr>
        <w:tc>
          <w:tcPr>
            <w:tcW w:w="4960" w:type="dxa"/>
            <w:tcBorders>
              <w:top w:val="nil"/>
              <w:left w:val="single" w:sz="4" w:space="0" w:color="auto"/>
              <w:bottom w:val="single" w:sz="4" w:space="0" w:color="auto"/>
              <w:right w:val="single" w:sz="4" w:space="0" w:color="auto"/>
            </w:tcBorders>
            <w:shd w:val="clear" w:color="auto" w:fill="auto"/>
            <w:noWrap/>
            <w:vAlign w:val="bottom"/>
            <w:hideMark/>
          </w:tcPr>
          <w:p w14:paraId="51C8E7FA" w14:textId="77777777" w:rsidR="001544E0" w:rsidRPr="001544E0" w:rsidRDefault="001544E0" w:rsidP="001544E0">
            <w:pPr>
              <w:rPr>
                <w:rFonts w:ascii="Aptos Narrow" w:eastAsia="Times New Roman" w:hAnsi="Aptos Narrow" w:cs="Times New Roman"/>
                <w:color w:val="000000"/>
                <w:sz w:val="20"/>
                <w:szCs w:val="20"/>
              </w:rPr>
            </w:pPr>
            <w:r w:rsidRPr="001544E0">
              <w:rPr>
                <w:rFonts w:ascii="Aptos Narrow" w:eastAsia="Times New Roman" w:hAnsi="Aptos Narrow" w:cs="Times New Roman"/>
                <w:color w:val="000000"/>
                <w:sz w:val="20"/>
                <w:szCs w:val="20"/>
              </w:rPr>
              <w:t>CUENTA NO PERTENECE AL BANCO CLIENTE USUARIO</w:t>
            </w:r>
          </w:p>
        </w:tc>
      </w:tr>
      <w:tr w:rsidR="001544E0" w:rsidRPr="001544E0" w14:paraId="2BD0CA29" w14:textId="77777777" w:rsidTr="001544E0">
        <w:trPr>
          <w:trHeight w:val="290"/>
          <w:jc w:val="center"/>
        </w:trPr>
        <w:tc>
          <w:tcPr>
            <w:tcW w:w="4960" w:type="dxa"/>
            <w:tcBorders>
              <w:top w:val="nil"/>
              <w:left w:val="single" w:sz="4" w:space="0" w:color="auto"/>
              <w:bottom w:val="single" w:sz="4" w:space="0" w:color="auto"/>
              <w:right w:val="single" w:sz="4" w:space="0" w:color="auto"/>
            </w:tcBorders>
            <w:shd w:val="clear" w:color="auto" w:fill="auto"/>
            <w:noWrap/>
            <w:vAlign w:val="bottom"/>
            <w:hideMark/>
          </w:tcPr>
          <w:p w14:paraId="561CD97F" w14:textId="77777777" w:rsidR="001544E0" w:rsidRPr="001544E0" w:rsidRDefault="001544E0" w:rsidP="001544E0">
            <w:pPr>
              <w:rPr>
                <w:rFonts w:ascii="Aptos Narrow" w:eastAsia="Times New Roman" w:hAnsi="Aptos Narrow" w:cs="Times New Roman"/>
                <w:color w:val="000000"/>
                <w:sz w:val="20"/>
                <w:szCs w:val="20"/>
              </w:rPr>
            </w:pPr>
            <w:r w:rsidRPr="001544E0">
              <w:rPr>
                <w:rFonts w:ascii="Aptos Narrow" w:eastAsia="Times New Roman" w:hAnsi="Aptos Narrow" w:cs="Times New Roman"/>
                <w:color w:val="000000"/>
                <w:sz w:val="20"/>
                <w:szCs w:val="20"/>
              </w:rPr>
              <w:lastRenderedPageBreak/>
              <w:t>DOMICILIACIÓN DADA DE BAJA</w:t>
            </w:r>
          </w:p>
        </w:tc>
      </w:tr>
      <w:tr w:rsidR="001544E0" w:rsidRPr="001544E0" w14:paraId="00BAAD2D" w14:textId="77777777" w:rsidTr="001544E0">
        <w:trPr>
          <w:trHeight w:val="290"/>
          <w:jc w:val="center"/>
        </w:trPr>
        <w:tc>
          <w:tcPr>
            <w:tcW w:w="4960" w:type="dxa"/>
            <w:tcBorders>
              <w:top w:val="nil"/>
              <w:left w:val="single" w:sz="4" w:space="0" w:color="auto"/>
              <w:bottom w:val="single" w:sz="4" w:space="0" w:color="auto"/>
              <w:right w:val="single" w:sz="4" w:space="0" w:color="auto"/>
            </w:tcBorders>
            <w:shd w:val="clear" w:color="auto" w:fill="auto"/>
            <w:noWrap/>
            <w:vAlign w:val="bottom"/>
            <w:hideMark/>
          </w:tcPr>
          <w:p w14:paraId="03E84564" w14:textId="77777777" w:rsidR="001544E0" w:rsidRPr="001544E0" w:rsidRDefault="001544E0" w:rsidP="001544E0">
            <w:pPr>
              <w:rPr>
                <w:rFonts w:ascii="Aptos Narrow" w:eastAsia="Times New Roman" w:hAnsi="Aptos Narrow" w:cs="Times New Roman"/>
                <w:color w:val="000000"/>
                <w:sz w:val="20"/>
                <w:szCs w:val="20"/>
              </w:rPr>
            </w:pPr>
            <w:r w:rsidRPr="001544E0">
              <w:rPr>
                <w:rFonts w:ascii="Aptos Narrow" w:eastAsia="Times New Roman" w:hAnsi="Aptos Narrow" w:cs="Times New Roman"/>
                <w:color w:val="000000"/>
                <w:sz w:val="20"/>
                <w:szCs w:val="20"/>
              </w:rPr>
              <w:t>DOMICILIACIÓN EXITOSA</w:t>
            </w:r>
          </w:p>
        </w:tc>
      </w:tr>
      <w:tr w:rsidR="001544E0" w:rsidRPr="001544E0" w14:paraId="4C6FA543" w14:textId="77777777" w:rsidTr="001544E0">
        <w:trPr>
          <w:trHeight w:val="290"/>
          <w:jc w:val="center"/>
        </w:trPr>
        <w:tc>
          <w:tcPr>
            <w:tcW w:w="4960" w:type="dxa"/>
            <w:tcBorders>
              <w:top w:val="nil"/>
              <w:left w:val="single" w:sz="4" w:space="0" w:color="auto"/>
              <w:bottom w:val="single" w:sz="4" w:space="0" w:color="auto"/>
              <w:right w:val="single" w:sz="4" w:space="0" w:color="auto"/>
            </w:tcBorders>
            <w:shd w:val="clear" w:color="auto" w:fill="auto"/>
            <w:noWrap/>
            <w:vAlign w:val="bottom"/>
            <w:hideMark/>
          </w:tcPr>
          <w:p w14:paraId="14925265" w14:textId="77777777" w:rsidR="001544E0" w:rsidRPr="001544E0" w:rsidRDefault="001544E0" w:rsidP="001544E0">
            <w:pPr>
              <w:rPr>
                <w:rFonts w:ascii="Aptos Narrow" w:eastAsia="Times New Roman" w:hAnsi="Aptos Narrow" w:cs="Times New Roman"/>
                <w:color w:val="000000"/>
                <w:sz w:val="20"/>
                <w:szCs w:val="20"/>
              </w:rPr>
            </w:pPr>
            <w:r w:rsidRPr="001544E0">
              <w:rPr>
                <w:rFonts w:ascii="Aptos Narrow" w:eastAsia="Times New Roman" w:hAnsi="Aptos Narrow" w:cs="Times New Roman"/>
                <w:color w:val="000000"/>
                <w:sz w:val="20"/>
                <w:szCs w:val="20"/>
              </w:rPr>
              <w:t>EL CLIENTE DESCONOCE EL CARGO</w:t>
            </w:r>
          </w:p>
        </w:tc>
      </w:tr>
      <w:tr w:rsidR="001544E0" w:rsidRPr="001544E0" w14:paraId="663B6A4F" w14:textId="77777777" w:rsidTr="001544E0">
        <w:trPr>
          <w:trHeight w:val="290"/>
          <w:jc w:val="center"/>
        </w:trPr>
        <w:tc>
          <w:tcPr>
            <w:tcW w:w="4960" w:type="dxa"/>
            <w:tcBorders>
              <w:top w:val="nil"/>
              <w:left w:val="single" w:sz="4" w:space="0" w:color="auto"/>
              <w:bottom w:val="single" w:sz="4" w:space="0" w:color="auto"/>
              <w:right w:val="single" w:sz="4" w:space="0" w:color="auto"/>
            </w:tcBorders>
            <w:shd w:val="clear" w:color="auto" w:fill="auto"/>
            <w:noWrap/>
            <w:vAlign w:val="bottom"/>
            <w:hideMark/>
          </w:tcPr>
          <w:p w14:paraId="7223E5FF" w14:textId="77777777" w:rsidR="001544E0" w:rsidRPr="001544E0" w:rsidRDefault="001544E0" w:rsidP="001544E0">
            <w:pPr>
              <w:rPr>
                <w:rFonts w:ascii="Aptos Narrow" w:eastAsia="Times New Roman" w:hAnsi="Aptos Narrow" w:cs="Times New Roman"/>
                <w:color w:val="000000"/>
                <w:sz w:val="20"/>
                <w:szCs w:val="20"/>
              </w:rPr>
            </w:pPr>
            <w:r w:rsidRPr="001544E0">
              <w:rPr>
                <w:rFonts w:ascii="Aptos Narrow" w:eastAsia="Times New Roman" w:hAnsi="Aptos Narrow" w:cs="Times New Roman"/>
                <w:color w:val="000000"/>
                <w:sz w:val="20"/>
                <w:szCs w:val="20"/>
              </w:rPr>
              <w:t>ORDEN DE NO PAGAR A ESE EMISOR</w:t>
            </w:r>
          </w:p>
        </w:tc>
      </w:tr>
      <w:tr w:rsidR="001544E0" w:rsidRPr="001544E0" w14:paraId="599F7613" w14:textId="77777777" w:rsidTr="001544E0">
        <w:trPr>
          <w:trHeight w:val="290"/>
          <w:jc w:val="center"/>
        </w:trPr>
        <w:tc>
          <w:tcPr>
            <w:tcW w:w="4960" w:type="dxa"/>
            <w:tcBorders>
              <w:top w:val="nil"/>
              <w:left w:val="single" w:sz="4" w:space="0" w:color="auto"/>
              <w:bottom w:val="single" w:sz="4" w:space="0" w:color="auto"/>
              <w:right w:val="single" w:sz="4" w:space="0" w:color="auto"/>
            </w:tcBorders>
            <w:shd w:val="clear" w:color="auto" w:fill="auto"/>
            <w:noWrap/>
            <w:vAlign w:val="bottom"/>
            <w:hideMark/>
          </w:tcPr>
          <w:p w14:paraId="106A5083" w14:textId="77777777" w:rsidR="001544E0" w:rsidRPr="001544E0" w:rsidRDefault="001544E0" w:rsidP="001544E0">
            <w:pPr>
              <w:rPr>
                <w:rFonts w:ascii="Aptos Narrow" w:eastAsia="Times New Roman" w:hAnsi="Aptos Narrow" w:cs="Times New Roman"/>
                <w:color w:val="000000"/>
                <w:sz w:val="20"/>
                <w:szCs w:val="20"/>
              </w:rPr>
            </w:pPr>
            <w:r w:rsidRPr="001544E0">
              <w:rPr>
                <w:rFonts w:ascii="Aptos Narrow" w:eastAsia="Times New Roman" w:hAnsi="Aptos Narrow" w:cs="Times New Roman"/>
                <w:color w:val="000000"/>
                <w:sz w:val="20"/>
                <w:szCs w:val="20"/>
              </w:rPr>
              <w:t>CUENTA SIN AUTORIZACIÓN PARA DOMICILIAR</w:t>
            </w:r>
          </w:p>
        </w:tc>
      </w:tr>
      <w:tr w:rsidR="001544E0" w:rsidRPr="001544E0" w14:paraId="66B75966" w14:textId="77777777" w:rsidTr="001544E0">
        <w:trPr>
          <w:trHeight w:val="290"/>
          <w:jc w:val="center"/>
        </w:trPr>
        <w:tc>
          <w:tcPr>
            <w:tcW w:w="4960" w:type="dxa"/>
            <w:tcBorders>
              <w:top w:val="nil"/>
              <w:left w:val="single" w:sz="4" w:space="0" w:color="auto"/>
              <w:bottom w:val="single" w:sz="4" w:space="0" w:color="auto"/>
              <w:right w:val="single" w:sz="4" w:space="0" w:color="auto"/>
            </w:tcBorders>
            <w:shd w:val="clear" w:color="auto" w:fill="auto"/>
            <w:noWrap/>
            <w:vAlign w:val="bottom"/>
            <w:hideMark/>
          </w:tcPr>
          <w:p w14:paraId="5581917D" w14:textId="77777777" w:rsidR="001544E0" w:rsidRPr="001544E0" w:rsidRDefault="001544E0" w:rsidP="001544E0">
            <w:pPr>
              <w:rPr>
                <w:rFonts w:ascii="Aptos Narrow" w:eastAsia="Times New Roman" w:hAnsi="Aptos Narrow" w:cs="Times New Roman"/>
                <w:color w:val="000000"/>
                <w:sz w:val="20"/>
                <w:szCs w:val="20"/>
              </w:rPr>
            </w:pPr>
            <w:r w:rsidRPr="001544E0">
              <w:rPr>
                <w:rFonts w:ascii="Aptos Narrow" w:eastAsia="Times New Roman" w:hAnsi="Aptos Narrow" w:cs="Times New Roman"/>
                <w:color w:val="000000"/>
                <w:sz w:val="20"/>
                <w:szCs w:val="20"/>
              </w:rPr>
              <w:t>DOMICILIACIÓN NO REALIZADA</w:t>
            </w:r>
          </w:p>
        </w:tc>
      </w:tr>
      <w:tr w:rsidR="001544E0" w:rsidRPr="001544E0" w14:paraId="105EA158" w14:textId="77777777" w:rsidTr="001544E0">
        <w:trPr>
          <w:trHeight w:val="290"/>
          <w:jc w:val="center"/>
        </w:trPr>
        <w:tc>
          <w:tcPr>
            <w:tcW w:w="4960" w:type="dxa"/>
            <w:tcBorders>
              <w:top w:val="nil"/>
              <w:left w:val="single" w:sz="4" w:space="0" w:color="auto"/>
              <w:bottom w:val="single" w:sz="4" w:space="0" w:color="auto"/>
              <w:right w:val="single" w:sz="4" w:space="0" w:color="auto"/>
            </w:tcBorders>
            <w:shd w:val="clear" w:color="auto" w:fill="auto"/>
            <w:noWrap/>
            <w:vAlign w:val="bottom"/>
            <w:hideMark/>
          </w:tcPr>
          <w:p w14:paraId="22ED9AF6" w14:textId="77777777" w:rsidR="001544E0" w:rsidRPr="001544E0" w:rsidRDefault="001544E0" w:rsidP="001544E0">
            <w:pPr>
              <w:rPr>
                <w:rFonts w:ascii="Aptos Narrow" w:eastAsia="Times New Roman" w:hAnsi="Aptos Narrow" w:cs="Times New Roman"/>
                <w:color w:val="000000"/>
                <w:sz w:val="20"/>
                <w:szCs w:val="20"/>
              </w:rPr>
            </w:pPr>
            <w:r w:rsidRPr="001544E0">
              <w:rPr>
                <w:rFonts w:ascii="Aptos Narrow" w:eastAsia="Times New Roman" w:hAnsi="Aptos Narrow" w:cs="Times New Roman"/>
                <w:color w:val="000000"/>
                <w:sz w:val="20"/>
                <w:szCs w:val="20"/>
              </w:rPr>
              <w:t>ENTREGADO</w:t>
            </w:r>
          </w:p>
        </w:tc>
      </w:tr>
      <w:tr w:rsidR="001544E0" w:rsidRPr="001544E0" w14:paraId="1FBD19F8" w14:textId="77777777" w:rsidTr="001544E0">
        <w:trPr>
          <w:trHeight w:val="290"/>
          <w:jc w:val="center"/>
        </w:trPr>
        <w:tc>
          <w:tcPr>
            <w:tcW w:w="4960" w:type="dxa"/>
            <w:tcBorders>
              <w:top w:val="nil"/>
              <w:left w:val="single" w:sz="4" w:space="0" w:color="auto"/>
              <w:bottom w:val="single" w:sz="4" w:space="0" w:color="auto"/>
              <w:right w:val="single" w:sz="4" w:space="0" w:color="auto"/>
            </w:tcBorders>
            <w:shd w:val="clear" w:color="auto" w:fill="auto"/>
            <w:noWrap/>
            <w:vAlign w:val="bottom"/>
            <w:hideMark/>
          </w:tcPr>
          <w:p w14:paraId="19605582" w14:textId="77777777" w:rsidR="001544E0" w:rsidRPr="001544E0" w:rsidRDefault="001544E0" w:rsidP="001544E0">
            <w:pPr>
              <w:rPr>
                <w:rFonts w:ascii="Aptos Narrow" w:eastAsia="Times New Roman" w:hAnsi="Aptos Narrow" w:cs="Times New Roman"/>
                <w:color w:val="000000"/>
                <w:sz w:val="20"/>
                <w:szCs w:val="20"/>
              </w:rPr>
            </w:pPr>
            <w:r w:rsidRPr="001544E0">
              <w:rPr>
                <w:rFonts w:ascii="Aptos Narrow" w:eastAsia="Times New Roman" w:hAnsi="Aptos Narrow" w:cs="Times New Roman"/>
                <w:color w:val="000000"/>
                <w:sz w:val="20"/>
                <w:szCs w:val="20"/>
              </w:rPr>
              <w:t>IMPORTE MAYOR AL AUTORIZADO POR EL CLIENTE</w:t>
            </w:r>
          </w:p>
        </w:tc>
      </w:tr>
      <w:tr w:rsidR="001544E0" w:rsidRPr="001544E0" w14:paraId="14D8703A" w14:textId="77777777" w:rsidTr="001544E0">
        <w:trPr>
          <w:trHeight w:val="290"/>
          <w:jc w:val="center"/>
        </w:trPr>
        <w:tc>
          <w:tcPr>
            <w:tcW w:w="4960" w:type="dxa"/>
            <w:tcBorders>
              <w:top w:val="nil"/>
              <w:left w:val="single" w:sz="4" w:space="0" w:color="auto"/>
              <w:bottom w:val="single" w:sz="4" w:space="0" w:color="auto"/>
              <w:right w:val="single" w:sz="4" w:space="0" w:color="auto"/>
            </w:tcBorders>
            <w:shd w:val="clear" w:color="auto" w:fill="auto"/>
            <w:noWrap/>
            <w:vAlign w:val="bottom"/>
            <w:hideMark/>
          </w:tcPr>
          <w:p w14:paraId="349A0C59" w14:textId="77777777" w:rsidR="001544E0" w:rsidRPr="001544E0" w:rsidRDefault="001544E0" w:rsidP="001544E0">
            <w:pPr>
              <w:rPr>
                <w:rFonts w:ascii="Aptos Narrow" w:eastAsia="Times New Roman" w:hAnsi="Aptos Narrow" w:cs="Times New Roman"/>
                <w:color w:val="000000"/>
                <w:sz w:val="20"/>
                <w:szCs w:val="20"/>
              </w:rPr>
            </w:pPr>
            <w:r w:rsidRPr="001544E0">
              <w:rPr>
                <w:rFonts w:ascii="Aptos Narrow" w:eastAsia="Times New Roman" w:hAnsi="Aptos Narrow" w:cs="Times New Roman"/>
                <w:color w:val="000000"/>
                <w:sz w:val="20"/>
                <w:szCs w:val="20"/>
              </w:rPr>
              <w:t>INCONSISTENCIA EN LA CUENTA CLABE</w:t>
            </w:r>
          </w:p>
        </w:tc>
      </w:tr>
      <w:tr w:rsidR="001544E0" w:rsidRPr="001544E0" w14:paraId="5792CE34" w14:textId="77777777" w:rsidTr="001544E0">
        <w:trPr>
          <w:trHeight w:val="290"/>
          <w:jc w:val="center"/>
        </w:trPr>
        <w:tc>
          <w:tcPr>
            <w:tcW w:w="4960" w:type="dxa"/>
            <w:tcBorders>
              <w:top w:val="nil"/>
              <w:left w:val="single" w:sz="4" w:space="0" w:color="auto"/>
              <w:bottom w:val="single" w:sz="4" w:space="0" w:color="auto"/>
              <w:right w:val="single" w:sz="4" w:space="0" w:color="auto"/>
            </w:tcBorders>
            <w:shd w:val="clear" w:color="auto" w:fill="auto"/>
            <w:noWrap/>
            <w:vAlign w:val="bottom"/>
            <w:hideMark/>
          </w:tcPr>
          <w:p w14:paraId="4E5615E5" w14:textId="77777777" w:rsidR="001544E0" w:rsidRPr="001544E0" w:rsidRDefault="001544E0" w:rsidP="001544E0">
            <w:pPr>
              <w:rPr>
                <w:rFonts w:ascii="Aptos Narrow" w:eastAsia="Times New Roman" w:hAnsi="Aptos Narrow" w:cs="Times New Roman"/>
                <w:color w:val="000000"/>
                <w:sz w:val="20"/>
                <w:szCs w:val="20"/>
              </w:rPr>
            </w:pPr>
            <w:r w:rsidRPr="001544E0">
              <w:rPr>
                <w:rFonts w:ascii="Aptos Narrow" w:eastAsia="Times New Roman" w:hAnsi="Aptos Narrow" w:cs="Times New Roman"/>
                <w:color w:val="000000"/>
                <w:sz w:val="20"/>
                <w:szCs w:val="20"/>
              </w:rPr>
              <w:t>REVERSO DEL CARGO A SOLICITUD DEL CLIENTE</w:t>
            </w:r>
          </w:p>
        </w:tc>
      </w:tr>
      <w:tr w:rsidR="001544E0" w:rsidRPr="001544E0" w14:paraId="58AAA5FC" w14:textId="77777777" w:rsidTr="001544E0">
        <w:trPr>
          <w:trHeight w:val="290"/>
          <w:jc w:val="center"/>
        </w:trPr>
        <w:tc>
          <w:tcPr>
            <w:tcW w:w="4960" w:type="dxa"/>
            <w:tcBorders>
              <w:top w:val="nil"/>
              <w:left w:val="single" w:sz="4" w:space="0" w:color="auto"/>
              <w:bottom w:val="single" w:sz="4" w:space="0" w:color="auto"/>
              <w:right w:val="single" w:sz="4" w:space="0" w:color="auto"/>
            </w:tcBorders>
            <w:shd w:val="clear" w:color="auto" w:fill="auto"/>
            <w:noWrap/>
            <w:vAlign w:val="bottom"/>
            <w:hideMark/>
          </w:tcPr>
          <w:p w14:paraId="35FD7CD4" w14:textId="77777777" w:rsidR="001544E0" w:rsidRPr="001544E0" w:rsidRDefault="001544E0" w:rsidP="001544E0">
            <w:pPr>
              <w:rPr>
                <w:rFonts w:ascii="Aptos Narrow" w:eastAsia="Times New Roman" w:hAnsi="Aptos Narrow" w:cs="Times New Roman"/>
                <w:color w:val="000000"/>
                <w:sz w:val="20"/>
                <w:szCs w:val="20"/>
              </w:rPr>
            </w:pPr>
            <w:r w:rsidRPr="001544E0">
              <w:rPr>
                <w:rFonts w:ascii="Aptos Narrow" w:eastAsia="Times New Roman" w:hAnsi="Aptos Narrow" w:cs="Times New Roman"/>
                <w:color w:val="000000"/>
                <w:sz w:val="20"/>
                <w:szCs w:val="20"/>
              </w:rPr>
              <w:t>TRANSACCIÓN DUPLICADA</w:t>
            </w:r>
          </w:p>
        </w:tc>
      </w:tr>
      <w:tr w:rsidR="001544E0" w:rsidRPr="001544E0" w14:paraId="347C7EEE" w14:textId="77777777" w:rsidTr="001544E0">
        <w:trPr>
          <w:trHeight w:val="290"/>
          <w:jc w:val="center"/>
        </w:trPr>
        <w:tc>
          <w:tcPr>
            <w:tcW w:w="4960" w:type="dxa"/>
            <w:tcBorders>
              <w:top w:val="nil"/>
              <w:left w:val="single" w:sz="4" w:space="0" w:color="auto"/>
              <w:bottom w:val="single" w:sz="4" w:space="0" w:color="auto"/>
              <w:right w:val="single" w:sz="4" w:space="0" w:color="auto"/>
            </w:tcBorders>
            <w:shd w:val="clear" w:color="auto" w:fill="auto"/>
            <w:noWrap/>
            <w:vAlign w:val="bottom"/>
            <w:hideMark/>
          </w:tcPr>
          <w:p w14:paraId="25AE8DA3" w14:textId="77777777" w:rsidR="001544E0" w:rsidRPr="001544E0" w:rsidRDefault="001544E0" w:rsidP="001544E0">
            <w:pPr>
              <w:rPr>
                <w:rFonts w:ascii="Aptos Narrow" w:eastAsia="Times New Roman" w:hAnsi="Aptos Narrow" w:cs="Times New Roman"/>
                <w:color w:val="000000"/>
                <w:sz w:val="20"/>
                <w:szCs w:val="20"/>
              </w:rPr>
            </w:pPr>
            <w:r w:rsidRPr="001544E0">
              <w:rPr>
                <w:rFonts w:ascii="Aptos Narrow" w:eastAsia="Times New Roman" w:hAnsi="Aptos Narrow" w:cs="Times New Roman"/>
                <w:color w:val="000000"/>
                <w:sz w:val="20"/>
                <w:szCs w:val="20"/>
              </w:rPr>
              <w:t>TRANSACCIÓN RECHAZADA</w:t>
            </w:r>
          </w:p>
        </w:tc>
      </w:tr>
    </w:tbl>
    <w:p w14:paraId="5CD1B6C8" w14:textId="77777777" w:rsidR="00876B95" w:rsidRDefault="00876B95" w:rsidP="000B10AB">
      <w:pPr>
        <w:rPr>
          <w:rFonts w:ascii="Times New Roman" w:hAnsi="Times New Roman" w:cs="Times New Roman"/>
          <w:color w:val="000000" w:themeColor="text1"/>
          <w:sz w:val="20"/>
          <w:szCs w:val="20"/>
        </w:rPr>
      </w:pPr>
    </w:p>
    <w:p w14:paraId="6CA86AEA" w14:textId="77777777" w:rsidR="00AD0259" w:rsidRDefault="00AD0259" w:rsidP="000B10AB">
      <w:pPr>
        <w:rPr>
          <w:rFonts w:ascii="Times New Roman" w:hAnsi="Times New Roman" w:cs="Times New Roman"/>
          <w:color w:val="000000" w:themeColor="text1"/>
          <w:sz w:val="20"/>
          <w:szCs w:val="20"/>
        </w:rPr>
      </w:pPr>
    </w:p>
    <w:p w14:paraId="76140536" w14:textId="165C1C4F" w:rsidR="00B70F1E" w:rsidRPr="00F47111" w:rsidRDefault="00B70F1E" w:rsidP="00B70F1E">
      <w:pPr>
        <w:jc w:val="center"/>
        <w:rPr>
          <w:rFonts w:ascii="Times New Roman" w:eastAsia="Lexend" w:hAnsi="Times New Roman" w:cs="Times New Roman"/>
          <w:b/>
          <w:bCs/>
          <w:color w:val="666666"/>
        </w:rPr>
      </w:pPr>
      <w:r w:rsidRPr="00F47111">
        <w:rPr>
          <w:rFonts w:ascii="Times New Roman" w:eastAsia="Lexend" w:hAnsi="Times New Roman" w:cs="Times New Roman"/>
          <w:b/>
          <w:bCs/>
          <w:color w:val="666666"/>
        </w:rPr>
        <w:t xml:space="preserve">ANEXO </w:t>
      </w:r>
      <w:r w:rsidR="001544E0">
        <w:rPr>
          <w:rFonts w:ascii="Times New Roman" w:eastAsia="Lexend" w:hAnsi="Times New Roman" w:cs="Times New Roman"/>
          <w:b/>
          <w:bCs/>
          <w:color w:val="666666"/>
        </w:rPr>
        <w:t>7</w:t>
      </w:r>
    </w:p>
    <w:p w14:paraId="55586D5B" w14:textId="77777777" w:rsidR="00876B95" w:rsidRDefault="00876B95" w:rsidP="000B10AB">
      <w:pPr>
        <w:rPr>
          <w:rFonts w:ascii="Times New Roman" w:hAnsi="Times New Roman" w:cs="Times New Roman"/>
          <w:color w:val="000000" w:themeColor="text1"/>
          <w:sz w:val="20"/>
          <w:szCs w:val="20"/>
        </w:rPr>
      </w:pPr>
    </w:p>
    <w:p w14:paraId="022DD26F" w14:textId="66AC91DD" w:rsidR="00876B95" w:rsidRDefault="00B70F1E" w:rsidP="000B10AB">
      <w:pPr>
        <w:rPr>
          <w:rFonts w:ascii="Times New Roman" w:hAnsi="Times New Roman" w:cs="Times New Roman"/>
          <w:b/>
          <w:bCs/>
        </w:rPr>
      </w:pPr>
      <w:r>
        <w:rPr>
          <w:rFonts w:ascii="Times New Roman" w:hAnsi="Times New Roman" w:cs="Times New Roman"/>
          <w:b/>
          <w:bCs/>
        </w:rPr>
        <w:t xml:space="preserve">Comportamiento del producto de domiciliación </w:t>
      </w:r>
    </w:p>
    <w:p w14:paraId="6FA064C7" w14:textId="77777777" w:rsidR="00AD0259" w:rsidRDefault="00AD0259" w:rsidP="000B10AB">
      <w:pPr>
        <w:rPr>
          <w:rFonts w:ascii="Times New Roman" w:hAnsi="Times New Roman" w:cs="Times New Roman"/>
          <w:b/>
          <w:bCs/>
        </w:rPr>
      </w:pPr>
    </w:p>
    <w:p w14:paraId="488A9A45" w14:textId="56079D6F" w:rsidR="00AD0259" w:rsidRPr="00AD0259" w:rsidRDefault="00AD0259" w:rsidP="0052538F">
      <w:pPr>
        <w:jc w:val="center"/>
        <w:rPr>
          <w:rFonts w:ascii="Times New Roman" w:hAnsi="Times New Roman" w:cs="Times New Roman"/>
          <w:b/>
          <w:bCs/>
        </w:rPr>
      </w:pPr>
      <w:r w:rsidRPr="00AD0259">
        <w:rPr>
          <w:rFonts w:ascii="Times New Roman" w:hAnsi="Times New Roman" w:cs="Times New Roman"/>
          <w:b/>
          <w:bCs/>
        </w:rPr>
        <w:drawing>
          <wp:inline distT="0" distB="0" distL="0" distR="0" wp14:anchorId="5620EF56" wp14:editId="24748C36">
            <wp:extent cx="5556636" cy="3180972"/>
            <wp:effectExtent l="0" t="0" r="6350" b="635"/>
            <wp:docPr id="686948135" name="Imagen 2"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48135" name="Imagen 2" descr="Gráfico, Gráfico de líneas&#10;&#10;El contenido generado por IA puede ser incorrec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5032" cy="3185778"/>
                    </a:xfrm>
                    <a:prstGeom prst="rect">
                      <a:avLst/>
                    </a:prstGeom>
                    <a:noFill/>
                    <a:ln>
                      <a:noFill/>
                    </a:ln>
                  </pic:spPr>
                </pic:pic>
              </a:graphicData>
            </a:graphic>
          </wp:inline>
        </w:drawing>
      </w:r>
    </w:p>
    <w:p w14:paraId="7CBFBFDC" w14:textId="77777777" w:rsidR="00AD0259" w:rsidRDefault="00AD0259" w:rsidP="000B10AB">
      <w:pPr>
        <w:rPr>
          <w:rFonts w:ascii="Times New Roman" w:hAnsi="Times New Roman" w:cs="Times New Roman"/>
          <w:b/>
          <w:bCs/>
        </w:rPr>
      </w:pPr>
    </w:p>
    <w:p w14:paraId="0BF44B55" w14:textId="529FD929" w:rsidR="001544E0" w:rsidRDefault="001544E0" w:rsidP="001544E0">
      <w:pPr>
        <w:ind w:left="-284"/>
        <w:jc w:val="center"/>
        <w:rPr>
          <w:rFonts w:ascii="Times New Roman" w:hAnsi="Times New Roman" w:cs="Times New Roman"/>
          <w:b/>
          <w:bCs/>
        </w:rPr>
      </w:pPr>
      <w:r>
        <w:rPr>
          <w:rFonts w:ascii="Montserrat" w:eastAsia="Times New Roman" w:hAnsi="Montserrat"/>
          <w:noProof/>
          <w:color w:val="000000"/>
          <w:sz w:val="22"/>
          <w:szCs w:val="22"/>
        </w:rPr>
        <w:lastRenderedPageBreak/>
        <w:drawing>
          <wp:inline distT="0" distB="0" distL="0" distR="0" wp14:anchorId="42FF6338" wp14:editId="5385A02B">
            <wp:extent cx="4737100" cy="2638690"/>
            <wp:effectExtent l="0" t="0" r="6350" b="9525"/>
            <wp:docPr id="1869766410" name="Imagen 7"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66410" name="Imagen 7" descr="Gráfico, Histograma&#10;&#10;El contenido generado por IA puede ser incorrecto."/>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775118" cy="2659867"/>
                    </a:xfrm>
                    <a:prstGeom prst="rect">
                      <a:avLst/>
                    </a:prstGeom>
                    <a:noFill/>
                    <a:ln>
                      <a:noFill/>
                    </a:ln>
                  </pic:spPr>
                </pic:pic>
              </a:graphicData>
            </a:graphic>
          </wp:inline>
        </w:drawing>
      </w:r>
    </w:p>
    <w:p w14:paraId="704DC363" w14:textId="77777777" w:rsidR="001544E0" w:rsidRDefault="001544E0" w:rsidP="000B10AB">
      <w:pPr>
        <w:rPr>
          <w:rFonts w:ascii="Times New Roman" w:hAnsi="Times New Roman" w:cs="Times New Roman"/>
          <w:b/>
          <w:bCs/>
        </w:rPr>
      </w:pPr>
    </w:p>
    <w:p w14:paraId="21965DDF" w14:textId="77777777" w:rsidR="00B70F1E" w:rsidRPr="00B70F1E" w:rsidRDefault="00B70F1E" w:rsidP="00B70F1E">
      <w:pPr>
        <w:jc w:val="center"/>
        <w:rPr>
          <w:rFonts w:ascii="Times New Roman" w:eastAsia="Lexend" w:hAnsi="Times New Roman" w:cs="Times New Roman"/>
          <w:b/>
          <w:bCs/>
          <w:color w:val="666666"/>
        </w:rPr>
      </w:pPr>
    </w:p>
    <w:p w14:paraId="17E4A2C8" w14:textId="751D37F3" w:rsidR="00B70F1E" w:rsidRPr="00B70F1E" w:rsidRDefault="00B70F1E" w:rsidP="00B70F1E">
      <w:pPr>
        <w:ind w:firstLine="720"/>
        <w:rPr>
          <w:rFonts w:ascii="Times New Roman" w:hAnsi="Times New Roman" w:cs="Times New Roman"/>
          <w:b/>
          <w:bCs/>
        </w:rPr>
      </w:pPr>
    </w:p>
    <w:sectPr w:rsidR="00B70F1E" w:rsidRPr="00B70F1E" w:rsidSect="00A15C1E">
      <w:headerReference w:type="default" r:id="rId16"/>
      <w:footerReference w:type="even" r:id="rId17"/>
      <w:footerReference w:type="default" r:id="rId18"/>
      <w:pgSz w:w="12240" w:h="15840"/>
      <w:pgMar w:top="1418" w:right="1701" w:bottom="1418"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EC8384" w14:textId="77777777" w:rsidR="00974591" w:rsidRDefault="00974591">
      <w:r>
        <w:separator/>
      </w:r>
    </w:p>
  </w:endnote>
  <w:endnote w:type="continuationSeparator" w:id="0">
    <w:p w14:paraId="58CF2989" w14:textId="77777777" w:rsidR="00974591" w:rsidRDefault="009745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Times New Roman P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BAA7D475-0B20-4117-80A3-652BA19730AA}"/>
  </w:font>
  <w:font w:name="Aptos">
    <w:charset w:val="00"/>
    <w:family w:val="swiss"/>
    <w:pitch w:val="variable"/>
    <w:sig w:usb0="20000287" w:usb1="00000003" w:usb2="00000000" w:usb3="00000000" w:csb0="0000019F" w:csb1="00000000"/>
    <w:embedRegular r:id="rId2" w:fontKey="{2F1622E7-4C99-45B9-A4C5-FDD58F056AE0}"/>
    <w:embedBold r:id="rId3" w:fontKey="{692F5526-0FCD-48AB-9E82-D16303C864E4}"/>
    <w:embedItalic r:id="rId4" w:fontKey="{8AA41F87-AEE8-4026-8382-97769329173E}"/>
  </w:font>
  <w:font w:name="Aptos Display">
    <w:charset w:val="00"/>
    <w:family w:val="swiss"/>
    <w:pitch w:val="variable"/>
    <w:sig w:usb0="20000287" w:usb1="00000003" w:usb2="00000000" w:usb3="00000000" w:csb0="0000019F" w:csb1="00000000"/>
    <w:embedRegular r:id="rId5" w:fontKey="{51C3CA45-9D8B-449E-9611-3B03F449346C}"/>
  </w:font>
  <w:font w:name="Lexend">
    <w:altName w:val="Calibri"/>
    <w:charset w:val="00"/>
    <w:family w:val="auto"/>
    <w:pitch w:val="default"/>
    <w:embedRegular r:id="rId6" w:fontKey="{56DF0965-7BB1-471A-A331-F7479D6D487F}"/>
    <w:embedBold r:id="rId7" w:fontKey="{80E6C6C7-D94E-4022-B838-DB082927BEF0}"/>
    <w:embedItalic r:id="rId8" w:fontKey="{6DB801D0-0A93-4244-87F5-C461E4E0665B}"/>
  </w:font>
  <w:font w:name="Segoe UI Emoji">
    <w:panose1 w:val="020B0502040204020203"/>
    <w:charset w:val="00"/>
    <w:family w:val="swiss"/>
    <w:pitch w:val="variable"/>
    <w:sig w:usb0="00000003" w:usb1="02000000" w:usb2="00000000" w:usb3="00000000" w:csb0="00000001" w:csb1="00000000"/>
    <w:embedBold r:id="rId9" w:fontKey="{4C62AF97-99CD-4D13-A805-7BDD8ACFA898}"/>
  </w:font>
  <w:font w:name="Aptos Narrow">
    <w:charset w:val="00"/>
    <w:family w:val="swiss"/>
    <w:pitch w:val="variable"/>
    <w:sig w:usb0="20000287" w:usb1="00000003" w:usb2="00000000" w:usb3="00000000" w:csb0="0000019F" w:csb1="00000000"/>
    <w:embedRegular r:id="rId10" w:fontKey="{1056E66E-D73C-4B41-A476-1C935C899BA9}"/>
    <w:embedBold r:id="rId11" w:fontKey="{57ABD82C-8F3A-46E8-AD18-16796E634961}"/>
  </w:font>
  <w:font w:name="Montserrat">
    <w:panose1 w:val="00000500000000000000"/>
    <w:charset w:val="00"/>
    <w:family w:val="auto"/>
    <w:pitch w:val="variable"/>
    <w:sig w:usb0="2000020F" w:usb1="00000003" w:usb2="00000000" w:usb3="00000000" w:csb0="00000197" w:csb1="00000000"/>
    <w:embedRegular r:id="rId12" w:fontKey="{10306D84-C685-4F5D-AA7E-B3335CD6334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A7DE26" w14:textId="77777777" w:rsidR="00A07464" w:rsidRDefault="00A877FB">
    <w:pPr>
      <w:pBdr>
        <w:top w:val="nil"/>
        <w:left w:val="nil"/>
        <w:bottom w:val="nil"/>
        <w:right w:val="nil"/>
        <w:between w:val="nil"/>
      </w:pBdr>
      <w:tabs>
        <w:tab w:val="center" w:pos="4419"/>
        <w:tab w:val="right" w:pos="8838"/>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530225BB" w14:textId="77777777" w:rsidR="00A07464" w:rsidRDefault="00A07464">
    <w:pPr>
      <w:pBdr>
        <w:top w:val="nil"/>
        <w:left w:val="nil"/>
        <w:bottom w:val="nil"/>
        <w:right w:val="nil"/>
        <w:between w:val="nil"/>
      </w:pBdr>
      <w:tabs>
        <w:tab w:val="center" w:pos="4419"/>
        <w:tab w:val="right" w:pos="8838"/>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D099F8" w14:textId="77777777" w:rsidR="009554D9" w:rsidRDefault="009554D9" w:rsidP="00FC37AE">
    <w:pPr>
      <w:pBdr>
        <w:top w:val="nil"/>
        <w:left w:val="nil"/>
        <w:bottom w:val="nil"/>
        <w:right w:val="nil"/>
        <w:between w:val="nil"/>
      </w:pBdr>
      <w:tabs>
        <w:tab w:val="center" w:pos="4419"/>
        <w:tab w:val="right" w:pos="8838"/>
      </w:tabs>
      <w:jc w:val="center"/>
      <w:rPr>
        <w:rFonts w:ascii="Lexend" w:eastAsia="Lexend" w:hAnsi="Lexend" w:cs="Lexend"/>
        <w:color w:val="666666"/>
        <w:sz w:val="16"/>
        <w:szCs w:val="16"/>
      </w:rPr>
    </w:pPr>
  </w:p>
  <w:p w14:paraId="285275BC" w14:textId="4DD9CD5A" w:rsidR="00A07464" w:rsidRPr="009554D9" w:rsidRDefault="009554D9" w:rsidP="009554D9">
    <w:pPr>
      <w:pBdr>
        <w:top w:val="nil"/>
        <w:left w:val="nil"/>
        <w:bottom w:val="nil"/>
        <w:right w:val="nil"/>
        <w:between w:val="nil"/>
      </w:pBdr>
      <w:tabs>
        <w:tab w:val="center" w:pos="4419"/>
        <w:tab w:val="right" w:pos="8838"/>
      </w:tabs>
      <w:jc w:val="both"/>
      <w:rPr>
        <w:rFonts w:ascii="Lexend" w:eastAsia="Lexend" w:hAnsi="Lexend" w:cs="Lexend"/>
        <w:color w:val="666666"/>
        <w:sz w:val="16"/>
        <w:szCs w:val="16"/>
      </w:rPr>
    </w:pPr>
    <w:r>
      <w:rPr>
        <w:rFonts w:ascii="Lexend" w:eastAsia="Lexend" w:hAnsi="Lexend" w:cs="Lexend"/>
        <w:color w:val="666666"/>
        <w:sz w:val="16"/>
        <w:szCs w:val="16"/>
      </w:rPr>
      <w:t>C</w:t>
    </w:r>
    <w:r w:rsidRPr="009554D9">
      <w:rPr>
        <w:rFonts w:ascii="Lexend" w:eastAsia="Lexend" w:hAnsi="Lexend" w:cs="Lexend"/>
        <w:color w:val="666666"/>
        <w:sz w:val="16"/>
        <w:szCs w:val="16"/>
      </w:rPr>
      <w:t xml:space="preserve">aso elaborado por </w:t>
    </w:r>
    <w:r>
      <w:rPr>
        <w:rFonts w:ascii="Lexend" w:eastAsia="Lexend" w:hAnsi="Lexend" w:cs="Lexend"/>
        <w:color w:val="666666"/>
        <w:sz w:val="16"/>
        <w:szCs w:val="16"/>
      </w:rPr>
      <w:t xml:space="preserve">la dirección de </w:t>
    </w:r>
    <w:r w:rsidR="00A15C1E">
      <w:rPr>
        <w:rFonts w:ascii="Lexend" w:eastAsia="Lexend" w:hAnsi="Lexend" w:cs="Lexend"/>
        <w:color w:val="666666"/>
        <w:sz w:val="16"/>
        <w:szCs w:val="16"/>
      </w:rPr>
      <w:t>Compliance</w:t>
    </w:r>
    <w:r>
      <w:rPr>
        <w:rFonts w:ascii="Lexend" w:eastAsia="Lexend" w:hAnsi="Lexend" w:cs="Lexend"/>
        <w:color w:val="666666"/>
        <w:sz w:val="16"/>
        <w:szCs w:val="16"/>
      </w:rPr>
      <w:t xml:space="preserve"> y </w:t>
    </w:r>
    <w:r w:rsidR="00A15C1E">
      <w:rPr>
        <w:rFonts w:ascii="Lexend" w:eastAsia="Lexend" w:hAnsi="Lexend" w:cs="Lexend"/>
        <w:color w:val="666666"/>
        <w:sz w:val="16"/>
        <w:szCs w:val="16"/>
      </w:rPr>
      <w:t xml:space="preserve">Tecnología de la Información de Credifiel </w:t>
    </w:r>
    <w:r>
      <w:rPr>
        <w:rFonts w:ascii="Lexend" w:eastAsia="Lexend" w:hAnsi="Lexend" w:cs="Lexend"/>
        <w:color w:val="666666"/>
        <w:sz w:val="16"/>
        <w:szCs w:val="16"/>
      </w:rPr>
      <w:t>basado en el método del caso metodología usada por el Instituto</w:t>
    </w:r>
    <w:r w:rsidRPr="009554D9">
      <w:rPr>
        <w:rFonts w:ascii="Lexend" w:eastAsia="Lexend" w:hAnsi="Lexend" w:cs="Lexend"/>
        <w:color w:val="666666"/>
        <w:sz w:val="16"/>
        <w:szCs w:val="16"/>
      </w:rPr>
      <w:t xml:space="preserve"> Panamericano de Alta Dirección de Empresa, para servir de base de discusión y no como</w:t>
    </w:r>
    <w:r>
      <w:rPr>
        <w:rFonts w:ascii="Lexend" w:eastAsia="Lexend" w:hAnsi="Lexend" w:cs="Lexend"/>
        <w:color w:val="666666"/>
        <w:sz w:val="16"/>
        <w:szCs w:val="16"/>
      </w:rPr>
      <w:t xml:space="preserve"> </w:t>
    </w:r>
    <w:r w:rsidRPr="009554D9">
      <w:rPr>
        <w:rFonts w:ascii="Lexend" w:eastAsia="Lexend" w:hAnsi="Lexend" w:cs="Lexend"/>
        <w:color w:val="666666"/>
        <w:sz w:val="16"/>
        <w:szCs w:val="16"/>
      </w:rPr>
      <w:t>ilustración de</w:t>
    </w:r>
    <w:r>
      <w:rPr>
        <w:rFonts w:ascii="Lexend" w:eastAsia="Lexend" w:hAnsi="Lexend" w:cs="Lexend"/>
        <w:color w:val="666666"/>
        <w:sz w:val="16"/>
        <w:szCs w:val="16"/>
      </w:rPr>
      <w:t xml:space="preserve">l </w:t>
    </w:r>
    <w:r w:rsidR="00FC37AE" w:rsidRPr="00FC37AE">
      <w:rPr>
        <w:rFonts w:ascii="Lexend" w:eastAsia="Lexend" w:hAnsi="Lexend" w:cs="Lexend"/>
        <w:color w:val="666666"/>
        <w:sz w:val="16"/>
        <w:szCs w:val="16"/>
      </w:rPr>
      <w:t xml:space="preserve">estudio de </w:t>
    </w:r>
    <w:r w:rsidR="00BF169F">
      <w:rPr>
        <w:rFonts w:ascii="Lexend" w:eastAsia="Lexend" w:hAnsi="Lexend" w:cs="Lexend"/>
        <w:color w:val="666666"/>
        <w:sz w:val="16"/>
        <w:szCs w:val="16"/>
      </w:rPr>
      <w:t>cobros domiciliados</w:t>
    </w:r>
  </w:p>
  <w:p w14:paraId="7E7B88A2" w14:textId="77777777" w:rsidR="00A07464" w:rsidRDefault="00A877FB">
    <w:pPr>
      <w:pBdr>
        <w:top w:val="nil"/>
        <w:left w:val="nil"/>
        <w:bottom w:val="nil"/>
        <w:right w:val="nil"/>
        <w:between w:val="nil"/>
      </w:pBdr>
      <w:tabs>
        <w:tab w:val="center" w:pos="4419"/>
        <w:tab w:val="right" w:pos="8838"/>
      </w:tabs>
      <w:jc w:val="right"/>
      <w:rPr>
        <w:rFonts w:ascii="Lexend" w:eastAsia="Lexend" w:hAnsi="Lexend" w:cs="Lexend"/>
        <w:color w:val="666666"/>
        <w:sz w:val="20"/>
        <w:szCs w:val="20"/>
      </w:rPr>
    </w:pPr>
    <w:r>
      <w:rPr>
        <w:rFonts w:ascii="Lexend" w:eastAsia="Lexend" w:hAnsi="Lexend" w:cs="Lexend"/>
        <w:color w:val="666666"/>
        <w:sz w:val="20"/>
        <w:szCs w:val="20"/>
      </w:rPr>
      <w:fldChar w:fldCharType="begin"/>
    </w:r>
    <w:r>
      <w:rPr>
        <w:rFonts w:ascii="Lexend" w:eastAsia="Lexend" w:hAnsi="Lexend" w:cs="Lexend"/>
        <w:color w:val="666666"/>
        <w:sz w:val="20"/>
        <w:szCs w:val="20"/>
      </w:rPr>
      <w:instrText>PAGE</w:instrText>
    </w:r>
    <w:r>
      <w:rPr>
        <w:rFonts w:ascii="Lexend" w:eastAsia="Lexend" w:hAnsi="Lexend" w:cs="Lexend"/>
        <w:color w:val="666666"/>
        <w:sz w:val="20"/>
        <w:szCs w:val="20"/>
      </w:rPr>
      <w:fldChar w:fldCharType="separate"/>
    </w:r>
    <w:r w:rsidR="00FC37AE">
      <w:rPr>
        <w:rFonts w:ascii="Lexend" w:eastAsia="Lexend" w:hAnsi="Lexend" w:cs="Lexend"/>
        <w:noProof/>
        <w:color w:val="666666"/>
        <w:sz w:val="20"/>
        <w:szCs w:val="20"/>
      </w:rPr>
      <w:t>1</w:t>
    </w:r>
    <w:r>
      <w:rPr>
        <w:rFonts w:ascii="Lexend" w:eastAsia="Lexend" w:hAnsi="Lexend" w:cs="Lexend"/>
        <w:color w:val="666666"/>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DCD370" w14:textId="77777777" w:rsidR="00974591" w:rsidRDefault="00974591">
      <w:r>
        <w:separator/>
      </w:r>
    </w:p>
  </w:footnote>
  <w:footnote w:type="continuationSeparator" w:id="0">
    <w:p w14:paraId="19E9B8FA" w14:textId="77777777" w:rsidR="00974591" w:rsidRDefault="009745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D13C1" w14:textId="6B2DB6FC" w:rsidR="00A07464" w:rsidRDefault="00FC37AE">
    <w:pPr>
      <w:rPr>
        <w:rFonts w:ascii="Times New Roman" w:eastAsia="Times New Roman" w:hAnsi="Times New Roman" w:cs="Times New Roman"/>
      </w:rPr>
    </w:pPr>
    <w:r>
      <w:rPr>
        <w:rFonts w:ascii="Lexend" w:eastAsia="Lexend" w:hAnsi="Lexend" w:cs="Lexend"/>
        <w:noProof/>
        <w:color w:val="000000"/>
        <w:sz w:val="20"/>
        <w:szCs w:val="20"/>
      </w:rPr>
      <w:drawing>
        <wp:inline distT="0" distB="0" distL="0" distR="0" wp14:anchorId="53D1C593" wp14:editId="1F80B058">
          <wp:extent cx="1533525" cy="376596"/>
          <wp:effectExtent l="0" t="0" r="0" b="4445"/>
          <wp:docPr id="943575797"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75797" name="Imagen 1"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548186" cy="380196"/>
                  </a:xfrm>
                  <a:prstGeom prst="rect">
                    <a:avLst/>
                  </a:prstGeom>
                </pic:spPr>
              </pic:pic>
            </a:graphicData>
          </a:graphic>
        </wp:inline>
      </w:drawing>
    </w:r>
    <w:r>
      <w:rPr>
        <w:rFonts w:ascii="Lexend" w:eastAsia="Lexend" w:hAnsi="Lexend" w:cs="Lexend"/>
        <w:color w:val="000000"/>
        <w:sz w:val="20"/>
        <w:szCs w:val="20"/>
      </w:rPr>
      <w:t>                                                                                     </w:t>
    </w:r>
  </w:p>
  <w:p w14:paraId="265BBC3D" w14:textId="77777777" w:rsidR="00A07464" w:rsidRDefault="00000000">
    <w:pPr>
      <w:rPr>
        <w:color w:val="000000"/>
      </w:rPr>
    </w:pPr>
    <w:r>
      <w:pict w14:anchorId="185B5EAF">
        <v:rect id="_x0000_i1026"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D85AD6"/>
    <w:multiLevelType w:val="multilevel"/>
    <w:tmpl w:val="FDAEC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4039E6"/>
    <w:multiLevelType w:val="multilevel"/>
    <w:tmpl w:val="F22C01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03D36E2"/>
    <w:multiLevelType w:val="multilevel"/>
    <w:tmpl w:val="5524A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DB45C1"/>
    <w:multiLevelType w:val="multilevel"/>
    <w:tmpl w:val="A678EB1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1F437B36"/>
    <w:multiLevelType w:val="multilevel"/>
    <w:tmpl w:val="4E928A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752292D"/>
    <w:multiLevelType w:val="multilevel"/>
    <w:tmpl w:val="DC5094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C9E5EE6"/>
    <w:multiLevelType w:val="multilevel"/>
    <w:tmpl w:val="C6E4A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610465"/>
    <w:multiLevelType w:val="multilevel"/>
    <w:tmpl w:val="69E29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8CA6590"/>
    <w:multiLevelType w:val="multilevel"/>
    <w:tmpl w:val="19286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DF7BE4"/>
    <w:multiLevelType w:val="multilevel"/>
    <w:tmpl w:val="4DC2A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B5233A"/>
    <w:multiLevelType w:val="multilevel"/>
    <w:tmpl w:val="561CD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2D1226"/>
    <w:multiLevelType w:val="multilevel"/>
    <w:tmpl w:val="F8F6763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32493F"/>
    <w:multiLevelType w:val="hybridMultilevel"/>
    <w:tmpl w:val="8BFA66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3E572F1"/>
    <w:multiLevelType w:val="multilevel"/>
    <w:tmpl w:val="B6989C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4E249BD"/>
    <w:multiLevelType w:val="multilevel"/>
    <w:tmpl w:val="13646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73171D"/>
    <w:multiLevelType w:val="hybridMultilevel"/>
    <w:tmpl w:val="438CC1E6"/>
    <w:lvl w:ilvl="0" w:tplc="080A0003">
      <w:start w:val="1"/>
      <w:numFmt w:val="bullet"/>
      <w:lvlText w:val="o"/>
      <w:lvlJc w:val="left"/>
      <w:pPr>
        <w:ind w:left="1080" w:hanging="360"/>
      </w:pPr>
      <w:rPr>
        <w:rFonts w:ascii="Courier New" w:hAnsi="Courier New" w:cs="Courier New"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6" w15:restartNumberingAfterBreak="0">
    <w:nsid w:val="47815998"/>
    <w:multiLevelType w:val="hybridMultilevel"/>
    <w:tmpl w:val="CCF67FC0"/>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A153BC1"/>
    <w:multiLevelType w:val="multilevel"/>
    <w:tmpl w:val="54D039E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4AAB4EA9"/>
    <w:multiLevelType w:val="multilevel"/>
    <w:tmpl w:val="E8F24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CFB7EA0"/>
    <w:multiLevelType w:val="hybridMultilevel"/>
    <w:tmpl w:val="CADE2140"/>
    <w:lvl w:ilvl="0" w:tplc="B77A5824">
      <w:numFmt w:val="bullet"/>
      <w:lvlText w:val=""/>
      <w:lvlJc w:val="left"/>
      <w:pPr>
        <w:ind w:left="720" w:hanging="360"/>
      </w:pPr>
      <w:rPr>
        <w:rFonts w:ascii="Wingdings" w:eastAsia="Aptos" w:hAnsi="Wingdings"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4F923B7"/>
    <w:multiLevelType w:val="multilevel"/>
    <w:tmpl w:val="AA6474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61B1167"/>
    <w:multiLevelType w:val="multilevel"/>
    <w:tmpl w:val="A25414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5B050BC1"/>
    <w:multiLevelType w:val="multilevel"/>
    <w:tmpl w:val="167266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F1B51A9"/>
    <w:multiLevelType w:val="multilevel"/>
    <w:tmpl w:val="1CBE209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15:restartNumberingAfterBreak="0">
    <w:nsid w:val="62F33DC4"/>
    <w:multiLevelType w:val="multilevel"/>
    <w:tmpl w:val="9B1C21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69826439"/>
    <w:multiLevelType w:val="multilevel"/>
    <w:tmpl w:val="4C527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EF4663"/>
    <w:multiLevelType w:val="multilevel"/>
    <w:tmpl w:val="F96E99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6AB04101"/>
    <w:multiLevelType w:val="hybridMultilevel"/>
    <w:tmpl w:val="EC8684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0320F49"/>
    <w:multiLevelType w:val="multilevel"/>
    <w:tmpl w:val="068A2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3850F75"/>
    <w:multiLevelType w:val="multilevel"/>
    <w:tmpl w:val="4192FF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46A4F17"/>
    <w:multiLevelType w:val="multilevel"/>
    <w:tmpl w:val="ED961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75B2124C"/>
    <w:multiLevelType w:val="multilevel"/>
    <w:tmpl w:val="3DAA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3565548">
    <w:abstractNumId w:val="29"/>
  </w:num>
  <w:num w:numId="2" w16cid:durableId="276067090">
    <w:abstractNumId w:val="21"/>
  </w:num>
  <w:num w:numId="3" w16cid:durableId="656878560">
    <w:abstractNumId w:val="4"/>
  </w:num>
  <w:num w:numId="4" w16cid:durableId="1473719472">
    <w:abstractNumId w:val="17"/>
  </w:num>
  <w:num w:numId="5" w16cid:durableId="1647592375">
    <w:abstractNumId w:val="24"/>
  </w:num>
  <w:num w:numId="6" w16cid:durableId="1035231556">
    <w:abstractNumId w:val="5"/>
  </w:num>
  <w:num w:numId="7" w16cid:durableId="515270497">
    <w:abstractNumId w:val="13"/>
  </w:num>
  <w:num w:numId="8" w16cid:durableId="438843730">
    <w:abstractNumId w:val="20"/>
  </w:num>
  <w:num w:numId="9" w16cid:durableId="1913738487">
    <w:abstractNumId w:val="6"/>
  </w:num>
  <w:num w:numId="10" w16cid:durableId="2110083898">
    <w:abstractNumId w:val="0"/>
  </w:num>
  <w:num w:numId="11" w16cid:durableId="1907715494">
    <w:abstractNumId w:val="30"/>
  </w:num>
  <w:num w:numId="12" w16cid:durableId="548345523">
    <w:abstractNumId w:val="1"/>
  </w:num>
  <w:num w:numId="13" w16cid:durableId="1818104463">
    <w:abstractNumId w:val="23"/>
  </w:num>
  <w:num w:numId="14" w16cid:durableId="899704906">
    <w:abstractNumId w:val="22"/>
  </w:num>
  <w:num w:numId="15" w16cid:durableId="454065646">
    <w:abstractNumId w:val="7"/>
  </w:num>
  <w:num w:numId="16" w16cid:durableId="313069382">
    <w:abstractNumId w:val="26"/>
  </w:num>
  <w:num w:numId="17" w16cid:durableId="820585599">
    <w:abstractNumId w:val="18"/>
  </w:num>
  <w:num w:numId="18" w16cid:durableId="891815433">
    <w:abstractNumId w:val="28"/>
  </w:num>
  <w:num w:numId="19" w16cid:durableId="1237982570">
    <w:abstractNumId w:val="3"/>
  </w:num>
  <w:num w:numId="20" w16cid:durableId="324630228">
    <w:abstractNumId w:val="31"/>
  </w:num>
  <w:num w:numId="21" w16cid:durableId="1730111906">
    <w:abstractNumId w:val="12"/>
  </w:num>
  <w:num w:numId="22" w16cid:durableId="288436659">
    <w:abstractNumId w:val="27"/>
  </w:num>
  <w:num w:numId="23" w16cid:durableId="742140705">
    <w:abstractNumId w:val="16"/>
  </w:num>
  <w:num w:numId="24" w16cid:durableId="807626734">
    <w:abstractNumId w:val="2"/>
  </w:num>
  <w:num w:numId="25" w16cid:durableId="1845167033">
    <w:abstractNumId w:val="11"/>
  </w:num>
  <w:num w:numId="26" w16cid:durableId="1958829449">
    <w:abstractNumId w:val="25"/>
  </w:num>
  <w:num w:numId="27" w16cid:durableId="1922063814">
    <w:abstractNumId w:val="9"/>
  </w:num>
  <w:num w:numId="28" w16cid:durableId="778110664">
    <w:abstractNumId w:val="15"/>
  </w:num>
  <w:num w:numId="29" w16cid:durableId="259216538">
    <w:abstractNumId w:val="19"/>
  </w:num>
  <w:num w:numId="30" w16cid:durableId="598876360">
    <w:abstractNumId w:val="14"/>
  </w:num>
  <w:num w:numId="31" w16cid:durableId="939795480">
    <w:abstractNumId w:val="10"/>
  </w:num>
  <w:num w:numId="32" w16cid:durableId="1548957807">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iguel Angel Cordero Yamallel">
    <w15:presenceInfo w15:providerId="AD" w15:userId="S::miguel.cordero@credifiel.com.mx::915cf2aa-7ae1-4bdb-b910-ea17a06758f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7464"/>
    <w:rsid w:val="0002116F"/>
    <w:rsid w:val="00022009"/>
    <w:rsid w:val="0002364C"/>
    <w:rsid w:val="00050611"/>
    <w:rsid w:val="00071F10"/>
    <w:rsid w:val="000A5247"/>
    <w:rsid w:val="000B10AB"/>
    <w:rsid w:val="000C3009"/>
    <w:rsid w:val="000E3A87"/>
    <w:rsid w:val="0010242F"/>
    <w:rsid w:val="00104E05"/>
    <w:rsid w:val="00123410"/>
    <w:rsid w:val="001324B1"/>
    <w:rsid w:val="001435E6"/>
    <w:rsid w:val="001544E0"/>
    <w:rsid w:val="00166575"/>
    <w:rsid w:val="00181D6F"/>
    <w:rsid w:val="0018227A"/>
    <w:rsid w:val="001C5243"/>
    <w:rsid w:val="0020013B"/>
    <w:rsid w:val="00236EEF"/>
    <w:rsid w:val="00244D85"/>
    <w:rsid w:val="00245B51"/>
    <w:rsid w:val="00277C04"/>
    <w:rsid w:val="00280AAA"/>
    <w:rsid w:val="002875CE"/>
    <w:rsid w:val="002B5B3D"/>
    <w:rsid w:val="002E2B4A"/>
    <w:rsid w:val="002E369F"/>
    <w:rsid w:val="002F6CEB"/>
    <w:rsid w:val="003001BD"/>
    <w:rsid w:val="00307093"/>
    <w:rsid w:val="00311C44"/>
    <w:rsid w:val="00321911"/>
    <w:rsid w:val="00323202"/>
    <w:rsid w:val="0033368A"/>
    <w:rsid w:val="00335ABC"/>
    <w:rsid w:val="00340E75"/>
    <w:rsid w:val="00345D48"/>
    <w:rsid w:val="0035757D"/>
    <w:rsid w:val="003714A3"/>
    <w:rsid w:val="00387503"/>
    <w:rsid w:val="003B284B"/>
    <w:rsid w:val="003C63B4"/>
    <w:rsid w:val="00405529"/>
    <w:rsid w:val="00436BCF"/>
    <w:rsid w:val="00471B15"/>
    <w:rsid w:val="004B171B"/>
    <w:rsid w:val="004B61DD"/>
    <w:rsid w:val="004C2381"/>
    <w:rsid w:val="004E6B63"/>
    <w:rsid w:val="004F575E"/>
    <w:rsid w:val="004F6AD3"/>
    <w:rsid w:val="0052538F"/>
    <w:rsid w:val="00532DC9"/>
    <w:rsid w:val="00534797"/>
    <w:rsid w:val="00563207"/>
    <w:rsid w:val="00570AED"/>
    <w:rsid w:val="00590153"/>
    <w:rsid w:val="005B3374"/>
    <w:rsid w:val="006136C3"/>
    <w:rsid w:val="0062752F"/>
    <w:rsid w:val="00655512"/>
    <w:rsid w:val="006556C7"/>
    <w:rsid w:val="00661509"/>
    <w:rsid w:val="0066371C"/>
    <w:rsid w:val="00672C0B"/>
    <w:rsid w:val="00680B67"/>
    <w:rsid w:val="006851B0"/>
    <w:rsid w:val="00690059"/>
    <w:rsid w:val="00691D0C"/>
    <w:rsid w:val="006E6CCD"/>
    <w:rsid w:val="006E7C3C"/>
    <w:rsid w:val="007203DA"/>
    <w:rsid w:val="00721DBA"/>
    <w:rsid w:val="007313A8"/>
    <w:rsid w:val="00731AF5"/>
    <w:rsid w:val="00733FA1"/>
    <w:rsid w:val="00737136"/>
    <w:rsid w:val="007A7EFB"/>
    <w:rsid w:val="007F37F5"/>
    <w:rsid w:val="008104CB"/>
    <w:rsid w:val="00826183"/>
    <w:rsid w:val="00844B7C"/>
    <w:rsid w:val="00844C35"/>
    <w:rsid w:val="00865922"/>
    <w:rsid w:val="00876B95"/>
    <w:rsid w:val="00884C9F"/>
    <w:rsid w:val="00896B4B"/>
    <w:rsid w:val="008B0C2F"/>
    <w:rsid w:val="008D79CA"/>
    <w:rsid w:val="008E364D"/>
    <w:rsid w:val="008E4864"/>
    <w:rsid w:val="008F28C0"/>
    <w:rsid w:val="00901E79"/>
    <w:rsid w:val="00920553"/>
    <w:rsid w:val="00927301"/>
    <w:rsid w:val="00951D25"/>
    <w:rsid w:val="009554D9"/>
    <w:rsid w:val="009624B4"/>
    <w:rsid w:val="00963289"/>
    <w:rsid w:val="00964996"/>
    <w:rsid w:val="00974591"/>
    <w:rsid w:val="009B7F63"/>
    <w:rsid w:val="009F58D7"/>
    <w:rsid w:val="00A07464"/>
    <w:rsid w:val="00A15C1E"/>
    <w:rsid w:val="00A32748"/>
    <w:rsid w:val="00A52737"/>
    <w:rsid w:val="00A6050B"/>
    <w:rsid w:val="00A644A9"/>
    <w:rsid w:val="00A877FB"/>
    <w:rsid w:val="00A95AA1"/>
    <w:rsid w:val="00AA25FF"/>
    <w:rsid w:val="00AA3D2F"/>
    <w:rsid w:val="00AA5F36"/>
    <w:rsid w:val="00AB61F1"/>
    <w:rsid w:val="00AC2BF9"/>
    <w:rsid w:val="00AD0259"/>
    <w:rsid w:val="00AE313A"/>
    <w:rsid w:val="00AE3D42"/>
    <w:rsid w:val="00B0364E"/>
    <w:rsid w:val="00B217BA"/>
    <w:rsid w:val="00B36A13"/>
    <w:rsid w:val="00B63478"/>
    <w:rsid w:val="00B70F1E"/>
    <w:rsid w:val="00BE6F2A"/>
    <w:rsid w:val="00BF169F"/>
    <w:rsid w:val="00C0620D"/>
    <w:rsid w:val="00C07F3B"/>
    <w:rsid w:val="00C115AC"/>
    <w:rsid w:val="00C605B8"/>
    <w:rsid w:val="00C63739"/>
    <w:rsid w:val="00C82D8B"/>
    <w:rsid w:val="00C83477"/>
    <w:rsid w:val="00C91735"/>
    <w:rsid w:val="00C97765"/>
    <w:rsid w:val="00CB33BE"/>
    <w:rsid w:val="00CE7343"/>
    <w:rsid w:val="00CF340E"/>
    <w:rsid w:val="00D05937"/>
    <w:rsid w:val="00D05E7B"/>
    <w:rsid w:val="00D51495"/>
    <w:rsid w:val="00D5501F"/>
    <w:rsid w:val="00D63914"/>
    <w:rsid w:val="00D6499C"/>
    <w:rsid w:val="00DB7994"/>
    <w:rsid w:val="00DE4092"/>
    <w:rsid w:val="00E13F5B"/>
    <w:rsid w:val="00E17A9B"/>
    <w:rsid w:val="00E4040A"/>
    <w:rsid w:val="00EB17D5"/>
    <w:rsid w:val="00EE5D68"/>
    <w:rsid w:val="00F02B7F"/>
    <w:rsid w:val="00F24260"/>
    <w:rsid w:val="00F31329"/>
    <w:rsid w:val="00F427A9"/>
    <w:rsid w:val="00F47111"/>
    <w:rsid w:val="00F54164"/>
    <w:rsid w:val="00F770B9"/>
    <w:rsid w:val="00F81143"/>
    <w:rsid w:val="00F854A6"/>
    <w:rsid w:val="00F9609E"/>
    <w:rsid w:val="00FB1687"/>
    <w:rsid w:val="00FB7A98"/>
    <w:rsid w:val="00FC37AE"/>
    <w:rsid w:val="00FD7DED"/>
    <w:rsid w:val="00FF345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E4B8F4"/>
  <w15:docId w15:val="{E332F7A6-10F1-44EE-BB9B-F300304C7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432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7432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74320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74320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rsid w:val="0074320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43209"/>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43209"/>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43209"/>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43209"/>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link w:val="TtuloCar"/>
    <w:uiPriority w:val="10"/>
    <w:qFormat/>
    <w:rsid w:val="00743209"/>
    <w:pPr>
      <w:spacing w:after="80"/>
      <w:contextualSpacing/>
    </w:pPr>
    <w:rPr>
      <w:rFonts w:asciiTheme="majorHAnsi" w:eastAsiaTheme="majorEastAsia" w:hAnsiTheme="majorHAnsi" w:cstheme="majorBidi"/>
      <w:spacing w:val="-10"/>
      <w:kern w:val="28"/>
      <w:sz w:val="56"/>
      <w:szCs w:val="56"/>
    </w:rPr>
  </w:style>
  <w:style w:type="paragraph" w:customStyle="1" w:styleId="Estilo1">
    <w:name w:val="Estilo1"/>
    <w:basedOn w:val="Normal"/>
    <w:autoRedefine/>
    <w:qFormat/>
    <w:rsid w:val="00EB779D"/>
    <w:pPr>
      <w:tabs>
        <w:tab w:val="right" w:pos="9360"/>
      </w:tabs>
      <w:spacing w:before="60" w:after="80"/>
      <w:ind w:left="360"/>
    </w:pPr>
    <w:rPr>
      <w:rFonts w:ascii="Times New Roman" w:eastAsia="Times New Roman" w:hAnsi="Times New Roman" w:cs="Times New Roman"/>
    </w:rPr>
  </w:style>
  <w:style w:type="character" w:customStyle="1" w:styleId="Ttulo1Car">
    <w:name w:val="Título 1 Car"/>
    <w:basedOn w:val="Fuentedeprrafopredeter"/>
    <w:link w:val="Ttulo1"/>
    <w:uiPriority w:val="9"/>
    <w:rsid w:val="0074320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74320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74320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74320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4320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4320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4320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4320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43209"/>
    <w:rPr>
      <w:rFonts w:eastAsiaTheme="majorEastAsia" w:cstheme="majorBidi"/>
      <w:color w:val="272727" w:themeColor="text1" w:themeTint="D8"/>
    </w:rPr>
  </w:style>
  <w:style w:type="character" w:customStyle="1" w:styleId="TtuloCar">
    <w:name w:val="Título Car"/>
    <w:basedOn w:val="Fuentedeprrafopredeter"/>
    <w:link w:val="Ttulo"/>
    <w:uiPriority w:val="10"/>
    <w:rsid w:val="0074320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pPr>
      <w:spacing w:after="160"/>
    </w:pPr>
    <w:rPr>
      <w:color w:val="595959"/>
      <w:sz w:val="28"/>
      <w:szCs w:val="28"/>
    </w:rPr>
  </w:style>
  <w:style w:type="character" w:customStyle="1" w:styleId="SubttuloCar">
    <w:name w:val="Subtítulo Car"/>
    <w:basedOn w:val="Fuentedeprrafopredeter"/>
    <w:link w:val="Subttulo"/>
    <w:uiPriority w:val="11"/>
    <w:rsid w:val="0074320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43209"/>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743209"/>
    <w:rPr>
      <w:i/>
      <w:iCs/>
      <w:color w:val="404040" w:themeColor="text1" w:themeTint="BF"/>
    </w:rPr>
  </w:style>
  <w:style w:type="paragraph" w:styleId="Prrafodelista">
    <w:name w:val="List Paragraph"/>
    <w:basedOn w:val="Normal"/>
    <w:uiPriority w:val="34"/>
    <w:qFormat/>
    <w:rsid w:val="00743209"/>
    <w:pPr>
      <w:ind w:left="720"/>
      <w:contextualSpacing/>
    </w:pPr>
  </w:style>
  <w:style w:type="character" w:styleId="nfasisintenso">
    <w:name w:val="Intense Emphasis"/>
    <w:basedOn w:val="Fuentedeprrafopredeter"/>
    <w:uiPriority w:val="21"/>
    <w:qFormat/>
    <w:rsid w:val="00743209"/>
    <w:rPr>
      <w:i/>
      <w:iCs/>
      <w:color w:val="0F4761" w:themeColor="accent1" w:themeShade="BF"/>
    </w:rPr>
  </w:style>
  <w:style w:type="paragraph" w:styleId="Citadestacada">
    <w:name w:val="Intense Quote"/>
    <w:basedOn w:val="Normal"/>
    <w:next w:val="Normal"/>
    <w:link w:val="CitadestacadaCar"/>
    <w:uiPriority w:val="30"/>
    <w:qFormat/>
    <w:rsid w:val="007432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43209"/>
    <w:rPr>
      <w:i/>
      <w:iCs/>
      <w:color w:val="0F4761" w:themeColor="accent1" w:themeShade="BF"/>
    </w:rPr>
  </w:style>
  <w:style w:type="character" w:styleId="Referenciaintensa">
    <w:name w:val="Intense Reference"/>
    <w:basedOn w:val="Fuentedeprrafopredeter"/>
    <w:uiPriority w:val="32"/>
    <w:qFormat/>
    <w:rsid w:val="00743209"/>
    <w:rPr>
      <w:b/>
      <w:bCs/>
      <w:smallCaps/>
      <w:color w:val="0F4761" w:themeColor="accent1" w:themeShade="BF"/>
      <w:spacing w:val="5"/>
    </w:rPr>
  </w:style>
  <w:style w:type="paragraph" w:styleId="NormalWeb">
    <w:name w:val="Normal (Web)"/>
    <w:basedOn w:val="Normal"/>
    <w:uiPriority w:val="99"/>
    <w:semiHidden/>
    <w:unhideWhenUsed/>
    <w:rsid w:val="00743209"/>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Fuentedeprrafopredeter"/>
    <w:rsid w:val="00743209"/>
  </w:style>
  <w:style w:type="paragraph" w:styleId="Encabezado">
    <w:name w:val="header"/>
    <w:basedOn w:val="Normal"/>
    <w:link w:val="EncabezadoCar"/>
    <w:uiPriority w:val="99"/>
    <w:unhideWhenUsed/>
    <w:rsid w:val="00743209"/>
    <w:pPr>
      <w:tabs>
        <w:tab w:val="center" w:pos="4419"/>
        <w:tab w:val="right" w:pos="8838"/>
      </w:tabs>
    </w:pPr>
  </w:style>
  <w:style w:type="character" w:customStyle="1" w:styleId="EncabezadoCar">
    <w:name w:val="Encabezado Car"/>
    <w:basedOn w:val="Fuentedeprrafopredeter"/>
    <w:link w:val="Encabezado"/>
    <w:uiPriority w:val="99"/>
    <w:rsid w:val="00743209"/>
  </w:style>
  <w:style w:type="paragraph" w:styleId="Piedepgina">
    <w:name w:val="footer"/>
    <w:basedOn w:val="Normal"/>
    <w:link w:val="PiedepginaCar"/>
    <w:uiPriority w:val="99"/>
    <w:unhideWhenUsed/>
    <w:rsid w:val="00743209"/>
    <w:pPr>
      <w:tabs>
        <w:tab w:val="center" w:pos="4419"/>
        <w:tab w:val="right" w:pos="8838"/>
      </w:tabs>
    </w:pPr>
  </w:style>
  <w:style w:type="character" w:customStyle="1" w:styleId="PiedepginaCar">
    <w:name w:val="Pie de página Car"/>
    <w:basedOn w:val="Fuentedeprrafopredeter"/>
    <w:link w:val="Piedepgina"/>
    <w:uiPriority w:val="99"/>
    <w:rsid w:val="00743209"/>
  </w:style>
  <w:style w:type="character" w:styleId="Nmerodepgina">
    <w:name w:val="page number"/>
    <w:basedOn w:val="Fuentedeprrafopredeter"/>
    <w:uiPriority w:val="99"/>
    <w:semiHidden/>
    <w:unhideWhenUsed/>
    <w:rsid w:val="00743209"/>
  </w:style>
  <w:style w:type="character" w:styleId="Hipervnculo">
    <w:name w:val="Hyperlink"/>
    <w:basedOn w:val="Fuentedeprrafopredeter"/>
    <w:uiPriority w:val="99"/>
    <w:semiHidden/>
    <w:unhideWhenUsed/>
    <w:rsid w:val="0005367C"/>
    <w:rPr>
      <w:color w:val="0000FF"/>
      <w:u w:val="single"/>
    </w:rPr>
  </w:style>
  <w:style w:type="paragraph" w:styleId="Sinespaciado">
    <w:name w:val="No Spacing"/>
    <w:uiPriority w:val="1"/>
    <w:qFormat/>
    <w:rsid w:val="003714A3"/>
  </w:style>
  <w:style w:type="paragraph" w:styleId="Revisin">
    <w:name w:val="Revision"/>
    <w:hidden/>
    <w:uiPriority w:val="99"/>
    <w:semiHidden/>
    <w:rsid w:val="00963289"/>
  </w:style>
  <w:style w:type="character" w:styleId="Textoennegrita">
    <w:name w:val="Strong"/>
    <w:basedOn w:val="Fuentedeprrafopredeter"/>
    <w:uiPriority w:val="22"/>
    <w:qFormat/>
    <w:rsid w:val="000211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127510">
      <w:bodyDiv w:val="1"/>
      <w:marLeft w:val="0"/>
      <w:marRight w:val="0"/>
      <w:marTop w:val="0"/>
      <w:marBottom w:val="0"/>
      <w:divBdr>
        <w:top w:val="none" w:sz="0" w:space="0" w:color="auto"/>
        <w:left w:val="none" w:sz="0" w:space="0" w:color="auto"/>
        <w:bottom w:val="none" w:sz="0" w:space="0" w:color="auto"/>
        <w:right w:val="none" w:sz="0" w:space="0" w:color="auto"/>
      </w:divBdr>
    </w:div>
    <w:div w:id="130371216">
      <w:bodyDiv w:val="1"/>
      <w:marLeft w:val="0"/>
      <w:marRight w:val="0"/>
      <w:marTop w:val="0"/>
      <w:marBottom w:val="0"/>
      <w:divBdr>
        <w:top w:val="none" w:sz="0" w:space="0" w:color="auto"/>
        <w:left w:val="none" w:sz="0" w:space="0" w:color="auto"/>
        <w:bottom w:val="none" w:sz="0" w:space="0" w:color="auto"/>
        <w:right w:val="none" w:sz="0" w:space="0" w:color="auto"/>
      </w:divBdr>
    </w:div>
    <w:div w:id="174999654">
      <w:bodyDiv w:val="1"/>
      <w:marLeft w:val="0"/>
      <w:marRight w:val="0"/>
      <w:marTop w:val="0"/>
      <w:marBottom w:val="0"/>
      <w:divBdr>
        <w:top w:val="none" w:sz="0" w:space="0" w:color="auto"/>
        <w:left w:val="none" w:sz="0" w:space="0" w:color="auto"/>
        <w:bottom w:val="none" w:sz="0" w:space="0" w:color="auto"/>
        <w:right w:val="none" w:sz="0" w:space="0" w:color="auto"/>
      </w:divBdr>
    </w:div>
    <w:div w:id="180776929">
      <w:bodyDiv w:val="1"/>
      <w:marLeft w:val="0"/>
      <w:marRight w:val="0"/>
      <w:marTop w:val="0"/>
      <w:marBottom w:val="0"/>
      <w:divBdr>
        <w:top w:val="none" w:sz="0" w:space="0" w:color="auto"/>
        <w:left w:val="none" w:sz="0" w:space="0" w:color="auto"/>
        <w:bottom w:val="none" w:sz="0" w:space="0" w:color="auto"/>
        <w:right w:val="none" w:sz="0" w:space="0" w:color="auto"/>
      </w:divBdr>
    </w:div>
    <w:div w:id="212861050">
      <w:bodyDiv w:val="1"/>
      <w:marLeft w:val="0"/>
      <w:marRight w:val="0"/>
      <w:marTop w:val="0"/>
      <w:marBottom w:val="0"/>
      <w:divBdr>
        <w:top w:val="none" w:sz="0" w:space="0" w:color="auto"/>
        <w:left w:val="none" w:sz="0" w:space="0" w:color="auto"/>
        <w:bottom w:val="none" w:sz="0" w:space="0" w:color="auto"/>
        <w:right w:val="none" w:sz="0" w:space="0" w:color="auto"/>
      </w:divBdr>
    </w:div>
    <w:div w:id="367804526">
      <w:bodyDiv w:val="1"/>
      <w:marLeft w:val="0"/>
      <w:marRight w:val="0"/>
      <w:marTop w:val="0"/>
      <w:marBottom w:val="0"/>
      <w:divBdr>
        <w:top w:val="none" w:sz="0" w:space="0" w:color="auto"/>
        <w:left w:val="none" w:sz="0" w:space="0" w:color="auto"/>
        <w:bottom w:val="none" w:sz="0" w:space="0" w:color="auto"/>
        <w:right w:val="none" w:sz="0" w:space="0" w:color="auto"/>
      </w:divBdr>
    </w:div>
    <w:div w:id="390153942">
      <w:bodyDiv w:val="1"/>
      <w:marLeft w:val="0"/>
      <w:marRight w:val="0"/>
      <w:marTop w:val="0"/>
      <w:marBottom w:val="0"/>
      <w:divBdr>
        <w:top w:val="none" w:sz="0" w:space="0" w:color="auto"/>
        <w:left w:val="none" w:sz="0" w:space="0" w:color="auto"/>
        <w:bottom w:val="none" w:sz="0" w:space="0" w:color="auto"/>
        <w:right w:val="none" w:sz="0" w:space="0" w:color="auto"/>
      </w:divBdr>
    </w:div>
    <w:div w:id="511921666">
      <w:bodyDiv w:val="1"/>
      <w:marLeft w:val="0"/>
      <w:marRight w:val="0"/>
      <w:marTop w:val="0"/>
      <w:marBottom w:val="0"/>
      <w:divBdr>
        <w:top w:val="none" w:sz="0" w:space="0" w:color="auto"/>
        <w:left w:val="none" w:sz="0" w:space="0" w:color="auto"/>
        <w:bottom w:val="none" w:sz="0" w:space="0" w:color="auto"/>
        <w:right w:val="none" w:sz="0" w:space="0" w:color="auto"/>
      </w:divBdr>
    </w:div>
    <w:div w:id="531042563">
      <w:bodyDiv w:val="1"/>
      <w:marLeft w:val="0"/>
      <w:marRight w:val="0"/>
      <w:marTop w:val="0"/>
      <w:marBottom w:val="0"/>
      <w:divBdr>
        <w:top w:val="none" w:sz="0" w:space="0" w:color="auto"/>
        <w:left w:val="none" w:sz="0" w:space="0" w:color="auto"/>
        <w:bottom w:val="none" w:sz="0" w:space="0" w:color="auto"/>
        <w:right w:val="none" w:sz="0" w:space="0" w:color="auto"/>
      </w:divBdr>
    </w:div>
    <w:div w:id="739989010">
      <w:bodyDiv w:val="1"/>
      <w:marLeft w:val="0"/>
      <w:marRight w:val="0"/>
      <w:marTop w:val="0"/>
      <w:marBottom w:val="0"/>
      <w:divBdr>
        <w:top w:val="none" w:sz="0" w:space="0" w:color="auto"/>
        <w:left w:val="none" w:sz="0" w:space="0" w:color="auto"/>
        <w:bottom w:val="none" w:sz="0" w:space="0" w:color="auto"/>
        <w:right w:val="none" w:sz="0" w:space="0" w:color="auto"/>
      </w:divBdr>
    </w:div>
    <w:div w:id="773785317">
      <w:bodyDiv w:val="1"/>
      <w:marLeft w:val="0"/>
      <w:marRight w:val="0"/>
      <w:marTop w:val="0"/>
      <w:marBottom w:val="0"/>
      <w:divBdr>
        <w:top w:val="none" w:sz="0" w:space="0" w:color="auto"/>
        <w:left w:val="none" w:sz="0" w:space="0" w:color="auto"/>
        <w:bottom w:val="none" w:sz="0" w:space="0" w:color="auto"/>
        <w:right w:val="none" w:sz="0" w:space="0" w:color="auto"/>
      </w:divBdr>
    </w:div>
    <w:div w:id="814293491">
      <w:bodyDiv w:val="1"/>
      <w:marLeft w:val="0"/>
      <w:marRight w:val="0"/>
      <w:marTop w:val="0"/>
      <w:marBottom w:val="0"/>
      <w:divBdr>
        <w:top w:val="none" w:sz="0" w:space="0" w:color="auto"/>
        <w:left w:val="none" w:sz="0" w:space="0" w:color="auto"/>
        <w:bottom w:val="none" w:sz="0" w:space="0" w:color="auto"/>
        <w:right w:val="none" w:sz="0" w:space="0" w:color="auto"/>
      </w:divBdr>
    </w:div>
    <w:div w:id="833227783">
      <w:bodyDiv w:val="1"/>
      <w:marLeft w:val="0"/>
      <w:marRight w:val="0"/>
      <w:marTop w:val="0"/>
      <w:marBottom w:val="0"/>
      <w:divBdr>
        <w:top w:val="none" w:sz="0" w:space="0" w:color="auto"/>
        <w:left w:val="none" w:sz="0" w:space="0" w:color="auto"/>
        <w:bottom w:val="none" w:sz="0" w:space="0" w:color="auto"/>
        <w:right w:val="none" w:sz="0" w:space="0" w:color="auto"/>
      </w:divBdr>
    </w:div>
    <w:div w:id="853763217">
      <w:bodyDiv w:val="1"/>
      <w:marLeft w:val="0"/>
      <w:marRight w:val="0"/>
      <w:marTop w:val="0"/>
      <w:marBottom w:val="0"/>
      <w:divBdr>
        <w:top w:val="none" w:sz="0" w:space="0" w:color="auto"/>
        <w:left w:val="none" w:sz="0" w:space="0" w:color="auto"/>
        <w:bottom w:val="none" w:sz="0" w:space="0" w:color="auto"/>
        <w:right w:val="none" w:sz="0" w:space="0" w:color="auto"/>
      </w:divBdr>
    </w:div>
    <w:div w:id="854420879">
      <w:bodyDiv w:val="1"/>
      <w:marLeft w:val="0"/>
      <w:marRight w:val="0"/>
      <w:marTop w:val="0"/>
      <w:marBottom w:val="0"/>
      <w:divBdr>
        <w:top w:val="none" w:sz="0" w:space="0" w:color="auto"/>
        <w:left w:val="none" w:sz="0" w:space="0" w:color="auto"/>
        <w:bottom w:val="none" w:sz="0" w:space="0" w:color="auto"/>
        <w:right w:val="none" w:sz="0" w:space="0" w:color="auto"/>
      </w:divBdr>
    </w:div>
    <w:div w:id="868488004">
      <w:bodyDiv w:val="1"/>
      <w:marLeft w:val="0"/>
      <w:marRight w:val="0"/>
      <w:marTop w:val="0"/>
      <w:marBottom w:val="0"/>
      <w:divBdr>
        <w:top w:val="none" w:sz="0" w:space="0" w:color="auto"/>
        <w:left w:val="none" w:sz="0" w:space="0" w:color="auto"/>
        <w:bottom w:val="none" w:sz="0" w:space="0" w:color="auto"/>
        <w:right w:val="none" w:sz="0" w:space="0" w:color="auto"/>
      </w:divBdr>
    </w:div>
    <w:div w:id="895161649">
      <w:bodyDiv w:val="1"/>
      <w:marLeft w:val="0"/>
      <w:marRight w:val="0"/>
      <w:marTop w:val="0"/>
      <w:marBottom w:val="0"/>
      <w:divBdr>
        <w:top w:val="none" w:sz="0" w:space="0" w:color="auto"/>
        <w:left w:val="none" w:sz="0" w:space="0" w:color="auto"/>
        <w:bottom w:val="none" w:sz="0" w:space="0" w:color="auto"/>
        <w:right w:val="none" w:sz="0" w:space="0" w:color="auto"/>
      </w:divBdr>
    </w:div>
    <w:div w:id="936446094">
      <w:bodyDiv w:val="1"/>
      <w:marLeft w:val="0"/>
      <w:marRight w:val="0"/>
      <w:marTop w:val="0"/>
      <w:marBottom w:val="0"/>
      <w:divBdr>
        <w:top w:val="none" w:sz="0" w:space="0" w:color="auto"/>
        <w:left w:val="none" w:sz="0" w:space="0" w:color="auto"/>
        <w:bottom w:val="none" w:sz="0" w:space="0" w:color="auto"/>
        <w:right w:val="none" w:sz="0" w:space="0" w:color="auto"/>
      </w:divBdr>
    </w:div>
    <w:div w:id="967202650">
      <w:bodyDiv w:val="1"/>
      <w:marLeft w:val="0"/>
      <w:marRight w:val="0"/>
      <w:marTop w:val="0"/>
      <w:marBottom w:val="0"/>
      <w:divBdr>
        <w:top w:val="none" w:sz="0" w:space="0" w:color="auto"/>
        <w:left w:val="none" w:sz="0" w:space="0" w:color="auto"/>
        <w:bottom w:val="none" w:sz="0" w:space="0" w:color="auto"/>
        <w:right w:val="none" w:sz="0" w:space="0" w:color="auto"/>
      </w:divBdr>
    </w:div>
    <w:div w:id="972173629">
      <w:bodyDiv w:val="1"/>
      <w:marLeft w:val="0"/>
      <w:marRight w:val="0"/>
      <w:marTop w:val="0"/>
      <w:marBottom w:val="0"/>
      <w:divBdr>
        <w:top w:val="none" w:sz="0" w:space="0" w:color="auto"/>
        <w:left w:val="none" w:sz="0" w:space="0" w:color="auto"/>
        <w:bottom w:val="none" w:sz="0" w:space="0" w:color="auto"/>
        <w:right w:val="none" w:sz="0" w:space="0" w:color="auto"/>
      </w:divBdr>
    </w:div>
    <w:div w:id="1175195464">
      <w:bodyDiv w:val="1"/>
      <w:marLeft w:val="0"/>
      <w:marRight w:val="0"/>
      <w:marTop w:val="0"/>
      <w:marBottom w:val="0"/>
      <w:divBdr>
        <w:top w:val="none" w:sz="0" w:space="0" w:color="auto"/>
        <w:left w:val="none" w:sz="0" w:space="0" w:color="auto"/>
        <w:bottom w:val="none" w:sz="0" w:space="0" w:color="auto"/>
        <w:right w:val="none" w:sz="0" w:space="0" w:color="auto"/>
      </w:divBdr>
    </w:div>
    <w:div w:id="1196649869">
      <w:bodyDiv w:val="1"/>
      <w:marLeft w:val="0"/>
      <w:marRight w:val="0"/>
      <w:marTop w:val="0"/>
      <w:marBottom w:val="0"/>
      <w:divBdr>
        <w:top w:val="none" w:sz="0" w:space="0" w:color="auto"/>
        <w:left w:val="none" w:sz="0" w:space="0" w:color="auto"/>
        <w:bottom w:val="none" w:sz="0" w:space="0" w:color="auto"/>
        <w:right w:val="none" w:sz="0" w:space="0" w:color="auto"/>
      </w:divBdr>
    </w:div>
    <w:div w:id="1377008383">
      <w:bodyDiv w:val="1"/>
      <w:marLeft w:val="0"/>
      <w:marRight w:val="0"/>
      <w:marTop w:val="0"/>
      <w:marBottom w:val="0"/>
      <w:divBdr>
        <w:top w:val="none" w:sz="0" w:space="0" w:color="auto"/>
        <w:left w:val="none" w:sz="0" w:space="0" w:color="auto"/>
        <w:bottom w:val="none" w:sz="0" w:space="0" w:color="auto"/>
        <w:right w:val="none" w:sz="0" w:space="0" w:color="auto"/>
      </w:divBdr>
    </w:div>
    <w:div w:id="1463956858">
      <w:bodyDiv w:val="1"/>
      <w:marLeft w:val="0"/>
      <w:marRight w:val="0"/>
      <w:marTop w:val="0"/>
      <w:marBottom w:val="0"/>
      <w:divBdr>
        <w:top w:val="none" w:sz="0" w:space="0" w:color="auto"/>
        <w:left w:val="none" w:sz="0" w:space="0" w:color="auto"/>
        <w:bottom w:val="none" w:sz="0" w:space="0" w:color="auto"/>
        <w:right w:val="none" w:sz="0" w:space="0" w:color="auto"/>
      </w:divBdr>
    </w:div>
    <w:div w:id="1490366596">
      <w:bodyDiv w:val="1"/>
      <w:marLeft w:val="0"/>
      <w:marRight w:val="0"/>
      <w:marTop w:val="0"/>
      <w:marBottom w:val="0"/>
      <w:divBdr>
        <w:top w:val="none" w:sz="0" w:space="0" w:color="auto"/>
        <w:left w:val="none" w:sz="0" w:space="0" w:color="auto"/>
        <w:bottom w:val="none" w:sz="0" w:space="0" w:color="auto"/>
        <w:right w:val="none" w:sz="0" w:space="0" w:color="auto"/>
      </w:divBdr>
    </w:div>
    <w:div w:id="1499421034">
      <w:bodyDiv w:val="1"/>
      <w:marLeft w:val="0"/>
      <w:marRight w:val="0"/>
      <w:marTop w:val="0"/>
      <w:marBottom w:val="0"/>
      <w:divBdr>
        <w:top w:val="none" w:sz="0" w:space="0" w:color="auto"/>
        <w:left w:val="none" w:sz="0" w:space="0" w:color="auto"/>
        <w:bottom w:val="none" w:sz="0" w:space="0" w:color="auto"/>
        <w:right w:val="none" w:sz="0" w:space="0" w:color="auto"/>
      </w:divBdr>
    </w:div>
    <w:div w:id="1529173366">
      <w:bodyDiv w:val="1"/>
      <w:marLeft w:val="0"/>
      <w:marRight w:val="0"/>
      <w:marTop w:val="0"/>
      <w:marBottom w:val="0"/>
      <w:divBdr>
        <w:top w:val="none" w:sz="0" w:space="0" w:color="auto"/>
        <w:left w:val="none" w:sz="0" w:space="0" w:color="auto"/>
        <w:bottom w:val="none" w:sz="0" w:space="0" w:color="auto"/>
        <w:right w:val="none" w:sz="0" w:space="0" w:color="auto"/>
      </w:divBdr>
    </w:div>
    <w:div w:id="1697267979">
      <w:bodyDiv w:val="1"/>
      <w:marLeft w:val="0"/>
      <w:marRight w:val="0"/>
      <w:marTop w:val="0"/>
      <w:marBottom w:val="0"/>
      <w:divBdr>
        <w:top w:val="none" w:sz="0" w:space="0" w:color="auto"/>
        <w:left w:val="none" w:sz="0" w:space="0" w:color="auto"/>
        <w:bottom w:val="none" w:sz="0" w:space="0" w:color="auto"/>
        <w:right w:val="none" w:sz="0" w:space="0" w:color="auto"/>
      </w:divBdr>
    </w:div>
    <w:div w:id="1750230292">
      <w:bodyDiv w:val="1"/>
      <w:marLeft w:val="0"/>
      <w:marRight w:val="0"/>
      <w:marTop w:val="0"/>
      <w:marBottom w:val="0"/>
      <w:divBdr>
        <w:top w:val="none" w:sz="0" w:space="0" w:color="auto"/>
        <w:left w:val="none" w:sz="0" w:space="0" w:color="auto"/>
        <w:bottom w:val="none" w:sz="0" w:space="0" w:color="auto"/>
        <w:right w:val="none" w:sz="0" w:space="0" w:color="auto"/>
      </w:divBdr>
    </w:div>
    <w:div w:id="1826386415">
      <w:bodyDiv w:val="1"/>
      <w:marLeft w:val="0"/>
      <w:marRight w:val="0"/>
      <w:marTop w:val="0"/>
      <w:marBottom w:val="0"/>
      <w:divBdr>
        <w:top w:val="none" w:sz="0" w:space="0" w:color="auto"/>
        <w:left w:val="none" w:sz="0" w:space="0" w:color="auto"/>
        <w:bottom w:val="none" w:sz="0" w:space="0" w:color="auto"/>
        <w:right w:val="none" w:sz="0" w:space="0" w:color="auto"/>
      </w:divBdr>
    </w:div>
    <w:div w:id="1971354113">
      <w:bodyDiv w:val="1"/>
      <w:marLeft w:val="0"/>
      <w:marRight w:val="0"/>
      <w:marTop w:val="0"/>
      <w:marBottom w:val="0"/>
      <w:divBdr>
        <w:top w:val="none" w:sz="0" w:space="0" w:color="auto"/>
        <w:left w:val="none" w:sz="0" w:space="0" w:color="auto"/>
        <w:bottom w:val="none" w:sz="0" w:space="0" w:color="auto"/>
        <w:right w:val="none" w:sz="0" w:space="0" w:color="auto"/>
      </w:divBdr>
    </w:div>
    <w:div w:id="1993946253">
      <w:bodyDiv w:val="1"/>
      <w:marLeft w:val="0"/>
      <w:marRight w:val="0"/>
      <w:marTop w:val="0"/>
      <w:marBottom w:val="0"/>
      <w:divBdr>
        <w:top w:val="none" w:sz="0" w:space="0" w:color="auto"/>
        <w:left w:val="none" w:sz="0" w:space="0" w:color="auto"/>
        <w:bottom w:val="none" w:sz="0" w:space="0" w:color="auto"/>
        <w:right w:val="none" w:sz="0" w:space="0" w:color="auto"/>
      </w:divBdr>
    </w:div>
    <w:div w:id="20073922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image" Target="cid:55b853c0-235b-405e-b76a-91d46f7dbd57"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UwSgdXhbjGuCehsX5QQyjFJygAQ==">CgMxLjAyDmgubGoycnd5ejVldTY4Mg5oLmxiY2gwMTRtYzQzdTIOaC5wMTF6NDQydGZmeHUyDmgucHFmb2w5NmJ1aDY3Mg5oLndwaHpsaXh5cW0yajINaC52cjg0MG1tZHc3cDIOaC51ZHV1cWIycHFlajMyDmguYnh3a2EwOHFpZ3RsMg5oLmczZDJmbW1tZzZ6dTIOaC5uajA4a2tjb3l1ZmUyDmgudHQ3OHBsOWxoOWZqMg5oLmUzajFnbndjbXdueTINaC5nM2puNTd2OGg3NjIOaC53dHE2b2R5MGxya3kyDmgudnR3ZWttc2hxNjBkMg5oLnJrc2kxZmZlazlvczIOaC5rd2dpOTBnNmc0OWk4AHIhMTc2a0pic3A2aEJNMTZYWEFHT3FqRkY1ZnJOOFIwVjZv</go:docsCustomData>
</go:gDocsCustomXmlDataStorage>
</file>

<file path=customXml/itemProps1.xml><?xml version="1.0" encoding="utf-8"?>
<ds:datastoreItem xmlns:ds="http://schemas.openxmlformats.org/officeDocument/2006/customXml" ds:itemID="{A185B109-350F-4E03-8B8F-B267C883247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5121</TotalTime>
  <Pages>11</Pages>
  <Words>3098</Words>
  <Characters>17043</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Miguel Angel Cordero Yamallel</dc:creator>
  <cp:lastModifiedBy>Miguel Angel Cordero Yamallel</cp:lastModifiedBy>
  <cp:revision>38</cp:revision>
  <dcterms:created xsi:type="dcterms:W3CDTF">2024-08-12T18:32:00Z</dcterms:created>
  <dcterms:modified xsi:type="dcterms:W3CDTF">2025-05-06T23:57:00Z</dcterms:modified>
</cp:coreProperties>
</file>